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FFC5C" w14:textId="77777777" w:rsidR="0072634D" w:rsidRDefault="0072634D" w:rsidP="00AF6A8E">
      <w:pPr>
        <w:jc w:val="center"/>
        <w:rPr>
          <w:b/>
          <w:bCs/>
          <w:sz w:val="96"/>
          <w:szCs w:val="96"/>
        </w:rPr>
      </w:pPr>
    </w:p>
    <w:p w14:paraId="6BA87CFA" w14:textId="77777777" w:rsidR="0072634D" w:rsidRDefault="0072634D" w:rsidP="00AF6A8E">
      <w:pPr>
        <w:jc w:val="center"/>
        <w:rPr>
          <w:b/>
          <w:bCs/>
          <w:sz w:val="96"/>
          <w:szCs w:val="96"/>
        </w:rPr>
      </w:pPr>
    </w:p>
    <w:p w14:paraId="6686AA15" w14:textId="77777777" w:rsidR="0072634D" w:rsidRDefault="0072634D" w:rsidP="00AF6A8E">
      <w:pPr>
        <w:jc w:val="center"/>
        <w:rPr>
          <w:b/>
          <w:bCs/>
          <w:sz w:val="96"/>
          <w:szCs w:val="96"/>
        </w:rPr>
      </w:pPr>
    </w:p>
    <w:p w14:paraId="578832C5" w14:textId="39CF734A" w:rsidR="00AF6A8E" w:rsidRPr="0072634D" w:rsidRDefault="0072634D" w:rsidP="00AF6A8E">
      <w:pPr>
        <w:jc w:val="center"/>
        <w:rPr>
          <w:b/>
          <w:bCs/>
          <w:sz w:val="96"/>
          <w:szCs w:val="96"/>
        </w:rPr>
      </w:pPr>
      <w:r w:rsidRPr="0072634D">
        <w:rPr>
          <w:b/>
          <w:bCs/>
          <w:sz w:val="96"/>
          <w:szCs w:val="96"/>
        </w:rPr>
        <w:t>ESP32 Introduction</w:t>
      </w:r>
    </w:p>
    <w:p w14:paraId="6C8C9F57" w14:textId="77777777" w:rsidR="00AF6A8E" w:rsidRDefault="00AF6A8E" w:rsidP="00AF6A8E">
      <w:pPr>
        <w:jc w:val="center"/>
        <w:rPr>
          <w:b/>
          <w:bCs/>
        </w:rPr>
      </w:pPr>
    </w:p>
    <w:p w14:paraId="7E05100B" w14:textId="77777777" w:rsidR="00AF6A8E" w:rsidRDefault="00AF6A8E" w:rsidP="00AF6A8E">
      <w:pPr>
        <w:jc w:val="center"/>
        <w:rPr>
          <w:b/>
          <w:bCs/>
        </w:rPr>
      </w:pPr>
    </w:p>
    <w:p w14:paraId="3A24FC3D" w14:textId="37ED8654" w:rsidR="00AF6A8E" w:rsidRDefault="00AF6A8E">
      <w:pPr>
        <w:rPr>
          <w:b/>
          <w:bCs/>
        </w:rPr>
      </w:pPr>
      <w:r>
        <w:rPr>
          <w:b/>
          <w:bCs/>
        </w:rPr>
        <w:br w:type="page"/>
      </w:r>
    </w:p>
    <w:sdt>
      <w:sdtPr>
        <w:rPr>
          <w:rFonts w:asciiTheme="minorHAnsi" w:eastAsiaTheme="minorHAnsi" w:hAnsiTheme="minorHAnsi" w:cstheme="minorBidi"/>
          <w:color w:val="auto"/>
          <w:sz w:val="22"/>
          <w:szCs w:val="22"/>
        </w:rPr>
        <w:id w:val="-409086211"/>
        <w:docPartObj>
          <w:docPartGallery w:val="Table of Contents"/>
          <w:docPartUnique/>
        </w:docPartObj>
      </w:sdtPr>
      <w:sdtEndPr>
        <w:rPr>
          <w:b/>
          <w:bCs/>
          <w:noProof/>
        </w:rPr>
      </w:sdtEndPr>
      <w:sdtContent>
        <w:p w14:paraId="61DDA03D" w14:textId="36FF1B82" w:rsidR="0072634D" w:rsidRDefault="0072634D">
          <w:pPr>
            <w:pStyle w:val="TOCHeading"/>
          </w:pPr>
          <w:r>
            <w:t>Table of Contents</w:t>
          </w:r>
        </w:p>
        <w:p w14:paraId="63758DE3" w14:textId="7109F976" w:rsidR="006B2AF2" w:rsidRDefault="0072634D">
          <w:pPr>
            <w:pStyle w:val="TOC1"/>
            <w:tabs>
              <w:tab w:val="right" w:leader="dot" w:pos="9350"/>
            </w:tabs>
            <w:rPr>
              <w:ins w:id="0" w:author="Daniel Vazquez" w:date="2022-02-23T22:10:00Z"/>
              <w:rFonts w:eastAsiaTheme="minorEastAsia"/>
              <w:noProof/>
            </w:rPr>
          </w:pPr>
          <w:r>
            <w:fldChar w:fldCharType="begin"/>
          </w:r>
          <w:r>
            <w:instrText xml:space="preserve"> TOC \o "1-3" \h \z \u </w:instrText>
          </w:r>
          <w:r>
            <w:fldChar w:fldCharType="separate"/>
          </w:r>
          <w:ins w:id="1" w:author="Daniel Vazquez" w:date="2022-02-23T22:10:00Z">
            <w:r w:rsidR="006B2AF2" w:rsidRPr="00C26AB3">
              <w:rPr>
                <w:rStyle w:val="Hyperlink"/>
                <w:noProof/>
              </w:rPr>
              <w:fldChar w:fldCharType="begin"/>
            </w:r>
            <w:r w:rsidR="006B2AF2" w:rsidRPr="00C26AB3">
              <w:rPr>
                <w:rStyle w:val="Hyperlink"/>
                <w:noProof/>
              </w:rPr>
              <w:instrText xml:space="preserve"> </w:instrText>
            </w:r>
            <w:r w:rsidR="006B2AF2">
              <w:rPr>
                <w:noProof/>
              </w:rPr>
              <w:instrText>HYPERLINK \l "_Toc96546634"</w:instrText>
            </w:r>
            <w:r w:rsidR="006B2AF2" w:rsidRPr="00C26AB3">
              <w:rPr>
                <w:rStyle w:val="Hyperlink"/>
                <w:noProof/>
              </w:rPr>
              <w:instrText xml:space="preserve"> </w:instrText>
            </w:r>
            <w:r w:rsidR="006B2AF2" w:rsidRPr="00C26AB3">
              <w:rPr>
                <w:rStyle w:val="Hyperlink"/>
                <w:noProof/>
              </w:rPr>
              <w:fldChar w:fldCharType="separate"/>
            </w:r>
            <w:r w:rsidR="006B2AF2" w:rsidRPr="00C26AB3">
              <w:rPr>
                <w:rStyle w:val="Hyperlink"/>
                <w:noProof/>
              </w:rPr>
              <w:t>Big Resource Page</w:t>
            </w:r>
            <w:r w:rsidR="006B2AF2">
              <w:rPr>
                <w:noProof/>
                <w:webHidden/>
              </w:rPr>
              <w:tab/>
            </w:r>
            <w:r w:rsidR="006B2AF2">
              <w:rPr>
                <w:noProof/>
                <w:webHidden/>
              </w:rPr>
              <w:fldChar w:fldCharType="begin"/>
            </w:r>
            <w:r w:rsidR="006B2AF2">
              <w:rPr>
                <w:noProof/>
                <w:webHidden/>
              </w:rPr>
              <w:instrText xml:space="preserve"> PAGEREF _Toc96546634 \h </w:instrText>
            </w:r>
          </w:ins>
          <w:r w:rsidR="006B2AF2">
            <w:rPr>
              <w:noProof/>
              <w:webHidden/>
            </w:rPr>
          </w:r>
          <w:r w:rsidR="006B2AF2">
            <w:rPr>
              <w:noProof/>
              <w:webHidden/>
            </w:rPr>
            <w:fldChar w:fldCharType="separate"/>
          </w:r>
          <w:ins w:id="2" w:author="Daniel Vazquez" w:date="2022-02-23T22:10:00Z">
            <w:r w:rsidR="006B2AF2">
              <w:rPr>
                <w:noProof/>
                <w:webHidden/>
              </w:rPr>
              <w:t>3</w:t>
            </w:r>
            <w:r w:rsidR="006B2AF2">
              <w:rPr>
                <w:noProof/>
                <w:webHidden/>
              </w:rPr>
              <w:fldChar w:fldCharType="end"/>
            </w:r>
            <w:r w:rsidR="006B2AF2" w:rsidRPr="00C26AB3">
              <w:rPr>
                <w:rStyle w:val="Hyperlink"/>
                <w:noProof/>
              </w:rPr>
              <w:fldChar w:fldCharType="end"/>
            </w:r>
          </w:ins>
        </w:p>
        <w:p w14:paraId="2FD11BCD" w14:textId="0486C926" w:rsidR="006B2AF2" w:rsidRDefault="006B2AF2">
          <w:pPr>
            <w:pStyle w:val="TOC1"/>
            <w:tabs>
              <w:tab w:val="right" w:leader="dot" w:pos="9350"/>
            </w:tabs>
            <w:rPr>
              <w:ins w:id="3" w:author="Daniel Vazquez" w:date="2022-02-23T22:10:00Z"/>
              <w:rFonts w:eastAsiaTheme="minorEastAsia"/>
              <w:noProof/>
            </w:rPr>
          </w:pPr>
          <w:ins w:id="4" w:author="Daniel Vazquez" w:date="2022-02-23T22:10:00Z">
            <w:r w:rsidRPr="00C26AB3">
              <w:rPr>
                <w:rStyle w:val="Hyperlink"/>
                <w:noProof/>
              </w:rPr>
              <w:fldChar w:fldCharType="begin"/>
            </w:r>
            <w:r w:rsidRPr="00C26AB3">
              <w:rPr>
                <w:rStyle w:val="Hyperlink"/>
                <w:noProof/>
              </w:rPr>
              <w:instrText xml:space="preserve"> </w:instrText>
            </w:r>
            <w:r>
              <w:rPr>
                <w:noProof/>
              </w:rPr>
              <w:instrText>HYPERLINK \l "_Toc96546635"</w:instrText>
            </w:r>
            <w:r w:rsidRPr="00C26AB3">
              <w:rPr>
                <w:rStyle w:val="Hyperlink"/>
                <w:noProof/>
              </w:rPr>
              <w:instrText xml:space="preserve"> </w:instrText>
            </w:r>
            <w:r w:rsidRPr="00C26AB3">
              <w:rPr>
                <w:rStyle w:val="Hyperlink"/>
                <w:noProof/>
              </w:rPr>
              <w:fldChar w:fldCharType="separate"/>
            </w:r>
            <w:r w:rsidRPr="00C26AB3">
              <w:rPr>
                <w:rStyle w:val="Hyperlink"/>
                <w:noProof/>
              </w:rPr>
              <w:t>ESP 32 Data sheet ( 65 Pg )</w:t>
            </w:r>
            <w:r>
              <w:rPr>
                <w:noProof/>
                <w:webHidden/>
              </w:rPr>
              <w:tab/>
            </w:r>
            <w:r>
              <w:rPr>
                <w:noProof/>
                <w:webHidden/>
              </w:rPr>
              <w:fldChar w:fldCharType="begin"/>
            </w:r>
            <w:r>
              <w:rPr>
                <w:noProof/>
                <w:webHidden/>
              </w:rPr>
              <w:instrText xml:space="preserve"> PAGEREF _Toc96546635 \h </w:instrText>
            </w:r>
          </w:ins>
          <w:r>
            <w:rPr>
              <w:noProof/>
              <w:webHidden/>
            </w:rPr>
          </w:r>
          <w:r>
            <w:rPr>
              <w:noProof/>
              <w:webHidden/>
            </w:rPr>
            <w:fldChar w:fldCharType="separate"/>
          </w:r>
          <w:ins w:id="5" w:author="Daniel Vazquez" w:date="2022-02-23T22:10:00Z">
            <w:r>
              <w:rPr>
                <w:noProof/>
                <w:webHidden/>
              </w:rPr>
              <w:t>4</w:t>
            </w:r>
            <w:r>
              <w:rPr>
                <w:noProof/>
                <w:webHidden/>
              </w:rPr>
              <w:fldChar w:fldCharType="end"/>
            </w:r>
            <w:r w:rsidRPr="00C26AB3">
              <w:rPr>
                <w:rStyle w:val="Hyperlink"/>
                <w:noProof/>
              </w:rPr>
              <w:fldChar w:fldCharType="end"/>
            </w:r>
          </w:ins>
        </w:p>
        <w:p w14:paraId="04245541" w14:textId="4EF4D1A8" w:rsidR="006B2AF2" w:rsidRDefault="006B2AF2">
          <w:pPr>
            <w:pStyle w:val="TOC1"/>
            <w:tabs>
              <w:tab w:val="right" w:leader="dot" w:pos="9350"/>
            </w:tabs>
            <w:rPr>
              <w:ins w:id="6" w:author="Daniel Vazquez" w:date="2022-02-23T22:10:00Z"/>
              <w:rFonts w:eastAsiaTheme="minorEastAsia"/>
              <w:noProof/>
            </w:rPr>
          </w:pPr>
          <w:ins w:id="7" w:author="Daniel Vazquez" w:date="2022-02-23T22:10:00Z">
            <w:r w:rsidRPr="00C26AB3">
              <w:rPr>
                <w:rStyle w:val="Hyperlink"/>
                <w:noProof/>
              </w:rPr>
              <w:fldChar w:fldCharType="begin"/>
            </w:r>
            <w:r w:rsidRPr="00C26AB3">
              <w:rPr>
                <w:rStyle w:val="Hyperlink"/>
                <w:noProof/>
              </w:rPr>
              <w:instrText xml:space="preserve"> </w:instrText>
            </w:r>
            <w:r>
              <w:rPr>
                <w:noProof/>
              </w:rPr>
              <w:instrText>HYPERLINK \l "_Toc96546636"</w:instrText>
            </w:r>
            <w:r w:rsidRPr="00C26AB3">
              <w:rPr>
                <w:rStyle w:val="Hyperlink"/>
                <w:noProof/>
              </w:rPr>
              <w:instrText xml:space="preserve"> </w:instrText>
            </w:r>
            <w:r w:rsidRPr="00C26AB3">
              <w:rPr>
                <w:rStyle w:val="Hyperlink"/>
                <w:noProof/>
              </w:rPr>
              <w:fldChar w:fldCharType="separate"/>
            </w:r>
            <w:r w:rsidRPr="00C26AB3">
              <w:rPr>
                <w:rStyle w:val="Hyperlink"/>
                <w:noProof/>
              </w:rPr>
              <w:t>ESP-IDF Programming Guide</w:t>
            </w:r>
            <w:r>
              <w:rPr>
                <w:noProof/>
                <w:webHidden/>
              </w:rPr>
              <w:tab/>
            </w:r>
            <w:r>
              <w:rPr>
                <w:noProof/>
                <w:webHidden/>
              </w:rPr>
              <w:fldChar w:fldCharType="begin"/>
            </w:r>
            <w:r>
              <w:rPr>
                <w:noProof/>
                <w:webHidden/>
              </w:rPr>
              <w:instrText xml:space="preserve"> PAGEREF _Toc96546636 \h </w:instrText>
            </w:r>
          </w:ins>
          <w:r>
            <w:rPr>
              <w:noProof/>
              <w:webHidden/>
            </w:rPr>
          </w:r>
          <w:r>
            <w:rPr>
              <w:noProof/>
              <w:webHidden/>
            </w:rPr>
            <w:fldChar w:fldCharType="separate"/>
          </w:r>
          <w:ins w:id="8" w:author="Daniel Vazquez" w:date="2022-02-23T22:10:00Z">
            <w:r>
              <w:rPr>
                <w:noProof/>
                <w:webHidden/>
              </w:rPr>
              <w:t>7</w:t>
            </w:r>
            <w:r>
              <w:rPr>
                <w:noProof/>
                <w:webHidden/>
              </w:rPr>
              <w:fldChar w:fldCharType="end"/>
            </w:r>
            <w:r w:rsidRPr="00C26AB3">
              <w:rPr>
                <w:rStyle w:val="Hyperlink"/>
                <w:noProof/>
              </w:rPr>
              <w:fldChar w:fldCharType="end"/>
            </w:r>
          </w:ins>
        </w:p>
        <w:p w14:paraId="78F44051" w14:textId="00E7408F" w:rsidR="0072634D" w:rsidDel="00CF7F3B" w:rsidRDefault="0072634D">
          <w:pPr>
            <w:pStyle w:val="TOC1"/>
            <w:tabs>
              <w:tab w:val="right" w:leader="dot" w:pos="9350"/>
            </w:tabs>
            <w:rPr>
              <w:del w:id="9" w:author="Daniel Vazquez" w:date="2022-02-23T22:06:00Z"/>
              <w:noProof/>
            </w:rPr>
          </w:pPr>
          <w:del w:id="10" w:author="Daniel Vazquez" w:date="2022-02-23T22:06:00Z">
            <w:r w:rsidRPr="00CF7F3B" w:rsidDel="00CF7F3B">
              <w:rPr>
                <w:rPrChange w:id="11" w:author="Daniel Vazquez" w:date="2022-02-23T22:06:00Z">
                  <w:rPr>
                    <w:rStyle w:val="Hyperlink"/>
                    <w:noProof/>
                  </w:rPr>
                </w:rPrChange>
              </w:rPr>
              <w:delText>ESP 32 Data sheet</w:delText>
            </w:r>
            <w:r w:rsidDel="00CF7F3B">
              <w:rPr>
                <w:noProof/>
                <w:webHidden/>
              </w:rPr>
              <w:tab/>
              <w:delText>3</w:delText>
            </w:r>
          </w:del>
        </w:p>
        <w:p w14:paraId="0E59220C" w14:textId="4D546C05" w:rsidR="0072634D" w:rsidRDefault="0072634D">
          <w:r>
            <w:rPr>
              <w:b/>
              <w:bCs/>
              <w:noProof/>
            </w:rPr>
            <w:fldChar w:fldCharType="end"/>
          </w:r>
        </w:p>
      </w:sdtContent>
    </w:sdt>
    <w:p w14:paraId="0CC76A2D" w14:textId="6A263A54" w:rsidR="0072634D" w:rsidRDefault="0072634D">
      <w:pPr>
        <w:rPr>
          <w:b/>
          <w:bCs/>
        </w:rPr>
      </w:pPr>
      <w:r>
        <w:rPr>
          <w:b/>
          <w:bCs/>
        </w:rPr>
        <w:br w:type="page"/>
      </w:r>
    </w:p>
    <w:p w14:paraId="71AC39EE" w14:textId="77777777" w:rsidR="00C1608E" w:rsidRDefault="00C1608E" w:rsidP="004500EE">
      <w:pPr>
        <w:pStyle w:val="Heading1"/>
        <w:rPr>
          <w:ins w:id="12" w:author="Daniel Vazquez" w:date="2022-02-23T22:09:00Z"/>
        </w:rPr>
      </w:pPr>
      <w:bookmarkStart w:id="13" w:name="_Toc96546634"/>
      <w:ins w:id="14" w:author="Daniel Vazquez" w:date="2022-02-23T22:08:00Z">
        <w:r>
          <w:lastRenderedPageBreak/>
          <w:t>Big</w:t>
        </w:r>
        <w:r w:rsidR="004500EE">
          <w:t xml:space="preserve"> </w:t>
        </w:r>
      </w:ins>
      <w:ins w:id="15" w:author="Daniel Vazquez" w:date="2022-02-23T22:09:00Z">
        <w:r>
          <w:t>R</w:t>
        </w:r>
      </w:ins>
      <w:ins w:id="16" w:author="Daniel Vazquez" w:date="2022-02-23T22:08:00Z">
        <w:r w:rsidR="004500EE">
          <w:t xml:space="preserve">esource </w:t>
        </w:r>
      </w:ins>
      <w:ins w:id="17" w:author="Daniel Vazquez" w:date="2022-02-23T22:09:00Z">
        <w:r>
          <w:t>P</w:t>
        </w:r>
      </w:ins>
      <w:ins w:id="18" w:author="Daniel Vazquez" w:date="2022-02-23T22:08:00Z">
        <w:r w:rsidR="004500EE">
          <w:t>age</w:t>
        </w:r>
      </w:ins>
      <w:bookmarkEnd w:id="13"/>
    </w:p>
    <w:p w14:paraId="136E8ADD" w14:textId="0C1A3E24" w:rsidR="00D30D2F" w:rsidRDefault="00C1608E" w:rsidP="00C1608E">
      <w:pPr>
        <w:rPr>
          <w:ins w:id="19" w:author="Daniel Vazquez" w:date="2022-03-28T22:20:00Z"/>
          <w:sz w:val="28"/>
          <w:szCs w:val="28"/>
        </w:rPr>
      </w:pPr>
      <w:ins w:id="20" w:author="Daniel Vazquez" w:date="2022-02-23T22:09:00Z">
        <w:r w:rsidRPr="00C1608E">
          <w:rPr>
            <w:sz w:val="28"/>
            <w:szCs w:val="28"/>
            <w:rPrChange w:id="21" w:author="Daniel Vazquez" w:date="2022-02-23T22:09:00Z">
              <w:rPr/>
            </w:rPrChange>
          </w:rPr>
          <w:t xml:space="preserve">( </w:t>
        </w:r>
      </w:ins>
      <w:ins w:id="22" w:author="Daniel Vazquez" w:date="2022-03-28T22:20:00Z">
        <w:r w:rsidR="00D30D2F">
          <w:rPr>
            <w:sz w:val="28"/>
            <w:szCs w:val="28"/>
          </w:rPr>
          <w:fldChar w:fldCharType="begin"/>
        </w:r>
        <w:r w:rsidR="00D30D2F">
          <w:rPr>
            <w:sz w:val="28"/>
            <w:szCs w:val="28"/>
          </w:rPr>
          <w:instrText xml:space="preserve"> HYPERLINK "</w:instrText>
        </w:r>
      </w:ins>
      <w:ins w:id="23" w:author="Daniel Vazquez" w:date="2022-02-23T22:09:00Z">
        <w:r w:rsidR="00D30D2F" w:rsidRPr="00C1608E">
          <w:rPr>
            <w:sz w:val="28"/>
            <w:szCs w:val="28"/>
            <w:rPrChange w:id="24" w:author="Daniel Vazquez" w:date="2022-02-23T22:09:00Z">
              <w:rPr/>
            </w:rPrChange>
          </w:rPr>
          <w:instrText>http://esp32.net/</w:instrText>
        </w:r>
      </w:ins>
      <w:ins w:id="25" w:author="Daniel Vazquez" w:date="2022-03-28T22:20:00Z">
        <w:r w:rsidR="00D30D2F">
          <w:rPr>
            <w:sz w:val="28"/>
            <w:szCs w:val="28"/>
          </w:rPr>
          <w:instrText xml:space="preserve">" </w:instrText>
        </w:r>
        <w:r w:rsidR="00D30D2F">
          <w:rPr>
            <w:sz w:val="28"/>
            <w:szCs w:val="28"/>
          </w:rPr>
          <w:fldChar w:fldCharType="separate"/>
        </w:r>
      </w:ins>
      <w:ins w:id="26" w:author="Daniel Vazquez" w:date="2022-02-23T22:09:00Z">
        <w:r w:rsidR="00D30D2F" w:rsidRPr="00D11A84">
          <w:rPr>
            <w:rStyle w:val="Hyperlink"/>
            <w:sz w:val="28"/>
            <w:szCs w:val="28"/>
            <w:rPrChange w:id="27" w:author="Daniel Vazquez" w:date="2022-02-23T22:09:00Z">
              <w:rPr/>
            </w:rPrChange>
          </w:rPr>
          <w:t>http://esp32.net/</w:t>
        </w:r>
      </w:ins>
      <w:ins w:id="28" w:author="Daniel Vazquez" w:date="2022-03-28T22:20:00Z">
        <w:r w:rsidR="00D30D2F">
          <w:rPr>
            <w:sz w:val="28"/>
            <w:szCs w:val="28"/>
          </w:rPr>
          <w:fldChar w:fldCharType="end"/>
        </w:r>
      </w:ins>
      <w:ins w:id="29" w:author="Daniel Vazquez" w:date="2022-02-23T22:09:00Z">
        <w:r w:rsidRPr="00C1608E">
          <w:rPr>
            <w:sz w:val="28"/>
            <w:szCs w:val="28"/>
            <w:rPrChange w:id="30" w:author="Daniel Vazquez" w:date="2022-02-23T22:09:00Z">
              <w:rPr/>
            </w:rPrChange>
          </w:rPr>
          <w:t>)</w:t>
        </w:r>
      </w:ins>
    </w:p>
    <w:p w14:paraId="44209341" w14:textId="63622D39" w:rsidR="00D569D4" w:rsidRDefault="00D30D2F" w:rsidP="00C1608E">
      <w:pPr>
        <w:rPr>
          <w:ins w:id="31" w:author="Daniel Vazquez" w:date="2022-02-23T22:09:00Z"/>
          <w:sz w:val="28"/>
          <w:szCs w:val="28"/>
        </w:rPr>
      </w:pPr>
      <w:ins w:id="32" w:author="Daniel Vazquez" w:date="2022-03-28T22:20:00Z">
        <w:r>
          <w:rPr>
            <w:sz w:val="28"/>
            <w:szCs w:val="28"/>
          </w:rPr>
          <w:t>(</w:t>
        </w:r>
        <w:r w:rsidRPr="00D30D2F">
          <w:rPr>
            <w:sz w:val="28"/>
            <w:szCs w:val="28"/>
          </w:rPr>
          <w:t>https://randomnerdtutorials.com/getting-started-with-esp32/</w:t>
        </w:r>
        <w:r>
          <w:rPr>
            <w:sz w:val="28"/>
            <w:szCs w:val="28"/>
          </w:rPr>
          <w:t>)</w:t>
        </w:r>
      </w:ins>
      <w:ins w:id="33" w:author="Daniel Vazquez" w:date="2022-02-23T22:08:00Z">
        <w:r w:rsidR="00D569D4" w:rsidRPr="00C1608E">
          <w:rPr>
            <w:sz w:val="28"/>
            <w:szCs w:val="28"/>
            <w:rPrChange w:id="34" w:author="Daniel Vazquez" w:date="2022-02-23T22:09:00Z">
              <w:rPr/>
            </w:rPrChange>
          </w:rPr>
          <w:br w:type="page"/>
        </w:r>
      </w:ins>
    </w:p>
    <w:p w14:paraId="5798A379" w14:textId="61626A28" w:rsidR="0072634D" w:rsidRDefault="0072634D" w:rsidP="0072634D">
      <w:pPr>
        <w:pStyle w:val="Heading1"/>
      </w:pPr>
      <w:bookmarkStart w:id="35" w:name="_Toc96546635"/>
      <w:r>
        <w:lastRenderedPageBreak/>
        <w:t>ESP 32 Data sheet</w:t>
      </w:r>
      <w:r w:rsidR="002030FD">
        <w:t xml:space="preserve"> </w:t>
      </w:r>
      <w:proofErr w:type="gramStart"/>
      <w:r w:rsidR="002030FD">
        <w:t>( 65</w:t>
      </w:r>
      <w:proofErr w:type="gramEnd"/>
      <w:r w:rsidR="002030FD">
        <w:t xml:space="preserve"> Pg )</w:t>
      </w:r>
      <w:bookmarkEnd w:id="35"/>
    </w:p>
    <w:p w14:paraId="7182CC04" w14:textId="781F3BD1" w:rsidR="002030FD" w:rsidRDefault="009C4A9E" w:rsidP="006F6DE9">
      <w:pPr>
        <w:pStyle w:val="ListParagraph"/>
        <w:numPr>
          <w:ilvl w:val="0"/>
          <w:numId w:val="1"/>
        </w:numPr>
      </w:pPr>
      <w:r>
        <w:t xml:space="preserve">Single 2.4 GHz Wi-Fi </w:t>
      </w:r>
      <w:r w:rsidR="006F6DE9">
        <w:t>a</w:t>
      </w:r>
      <w:r>
        <w:t>nd Bluetooth combo chip</w:t>
      </w:r>
      <w:r w:rsidR="006F6DE9">
        <w:t>.</w:t>
      </w:r>
    </w:p>
    <w:p w14:paraId="20DCBE84" w14:textId="6095379A" w:rsidR="00B56499" w:rsidRDefault="00A22005" w:rsidP="00B56499">
      <w:pPr>
        <w:pStyle w:val="ListParagraph"/>
        <w:numPr>
          <w:ilvl w:val="0"/>
          <w:numId w:val="1"/>
        </w:numPr>
      </w:pPr>
      <w:r>
        <w:t xml:space="preserve">Low </w:t>
      </w:r>
      <w:r w:rsidR="00C70FE9">
        <w:t>duty cycle is used to minimize the amount of ene</w:t>
      </w:r>
      <w:r w:rsidR="00B56499">
        <w:t>rgy that the chip expends.</w:t>
      </w:r>
    </w:p>
    <w:p w14:paraId="5431D84D" w14:textId="1FAAAF49" w:rsidR="00B56499" w:rsidRDefault="005F1F51" w:rsidP="00B56499">
      <w:pPr>
        <w:pStyle w:val="ListParagraph"/>
        <w:numPr>
          <w:ilvl w:val="0"/>
          <w:numId w:val="1"/>
        </w:numPr>
      </w:pPr>
      <w:r>
        <w:t>Output of the power amplifier is adjustable</w:t>
      </w:r>
    </w:p>
    <w:p w14:paraId="69236E9D" w14:textId="40B277C5" w:rsidR="009C4DF6" w:rsidRDefault="009C4DF6" w:rsidP="009C4DF6">
      <w:pPr>
        <w:pStyle w:val="ListParagraph"/>
        <w:numPr>
          <w:ilvl w:val="1"/>
          <w:numId w:val="1"/>
        </w:numPr>
      </w:pPr>
      <w:r>
        <w:t xml:space="preserve">Optimal </w:t>
      </w:r>
      <w:proofErr w:type="spellStart"/>
      <w:r>
        <w:t>trade off</w:t>
      </w:r>
      <w:proofErr w:type="spellEnd"/>
      <w:r>
        <w:t xml:space="preserve"> between communication range, </w:t>
      </w:r>
      <w:proofErr w:type="gramStart"/>
      <w:r w:rsidR="00085E26">
        <w:t>data</w:t>
      </w:r>
      <w:proofErr w:type="gramEnd"/>
      <w:r w:rsidR="00085E26">
        <w:t xml:space="preserve"> and power consumption</w:t>
      </w:r>
    </w:p>
    <w:p w14:paraId="4BF76876" w14:textId="3E722868" w:rsidR="006F6DE9" w:rsidRDefault="00085E26" w:rsidP="002030FD">
      <w:pPr>
        <w:pStyle w:val="ListParagraph"/>
        <w:numPr>
          <w:ilvl w:val="0"/>
          <w:numId w:val="1"/>
        </w:numPr>
      </w:pPr>
      <w:r>
        <w:t xml:space="preserve">20 </w:t>
      </w:r>
      <w:r w:rsidR="00563144">
        <w:t>external components</w:t>
      </w:r>
    </w:p>
    <w:p w14:paraId="27DEF272" w14:textId="37AE165A" w:rsidR="006F6DE9" w:rsidRPr="00B45994" w:rsidRDefault="00697DD9" w:rsidP="002030FD">
      <w:pPr>
        <w:pStyle w:val="ListParagraph"/>
        <w:numPr>
          <w:ilvl w:val="0"/>
          <w:numId w:val="1"/>
        </w:numPr>
        <w:rPr>
          <w:b/>
          <w:bCs/>
          <w:sz w:val="28"/>
          <w:szCs w:val="28"/>
        </w:rPr>
      </w:pPr>
      <w:r w:rsidRPr="00B45994">
        <w:rPr>
          <w:b/>
          <w:bCs/>
          <w:sz w:val="28"/>
          <w:szCs w:val="28"/>
        </w:rPr>
        <w:t>Wi-fi Key Features</w:t>
      </w:r>
    </w:p>
    <w:p w14:paraId="027B336E" w14:textId="16237832" w:rsidR="00697DD9" w:rsidRDefault="00C925D2" w:rsidP="00697DD9">
      <w:pPr>
        <w:pStyle w:val="ListParagraph"/>
        <w:numPr>
          <w:ilvl w:val="1"/>
          <w:numId w:val="1"/>
        </w:numPr>
      </w:pPr>
      <w:r w:rsidRPr="00FD1299">
        <w:rPr>
          <w:b/>
          <w:bCs/>
        </w:rPr>
        <w:t>802.11 B/G/</w:t>
      </w:r>
      <w:proofErr w:type="gramStart"/>
      <w:r w:rsidRPr="00FD1299">
        <w:rPr>
          <w:b/>
          <w:bCs/>
        </w:rPr>
        <w:t>N</w:t>
      </w:r>
      <w:r w:rsidR="00B2764C">
        <w:t xml:space="preserve"> :</w:t>
      </w:r>
      <w:proofErr w:type="gramEnd"/>
      <w:r w:rsidR="00B2764C">
        <w:t xml:space="preserve"> </w:t>
      </w:r>
      <w:r w:rsidR="00B2764C" w:rsidRPr="00B2764C">
        <w:t>IEEE 802.11 is a set of media access control (MAC) and physical layer (PHY) specifications for implementing wireless local area network (WLAN) computer communication in the 900 MHz and 2.4, 3.6, 5, and 60 GHz frequency bands.</w:t>
      </w:r>
    </w:p>
    <w:p w14:paraId="3DA1520C" w14:textId="2C857133" w:rsidR="00C925D2" w:rsidRPr="00FD1299" w:rsidRDefault="00B16E43" w:rsidP="00697DD9">
      <w:pPr>
        <w:pStyle w:val="ListParagraph"/>
        <w:numPr>
          <w:ilvl w:val="1"/>
          <w:numId w:val="1"/>
        </w:numPr>
        <w:rPr>
          <w:b/>
          <w:bCs/>
        </w:rPr>
      </w:pPr>
      <w:r w:rsidRPr="00FD1299">
        <w:rPr>
          <w:b/>
          <w:bCs/>
        </w:rPr>
        <w:t>UP to 150 Mbps</w:t>
      </w:r>
    </w:p>
    <w:p w14:paraId="42290134" w14:textId="183814BC" w:rsidR="00B16E43" w:rsidRDefault="00B16E43" w:rsidP="00697DD9">
      <w:pPr>
        <w:pStyle w:val="ListParagraph"/>
        <w:numPr>
          <w:ilvl w:val="1"/>
          <w:numId w:val="1"/>
        </w:numPr>
      </w:pPr>
      <w:proofErr w:type="gramStart"/>
      <w:r w:rsidRPr="00FD1299">
        <w:rPr>
          <w:b/>
          <w:bCs/>
        </w:rPr>
        <w:t>WMM</w:t>
      </w:r>
      <w:r w:rsidR="00BB6D36" w:rsidRPr="00FD1299">
        <w:rPr>
          <w:b/>
          <w:bCs/>
        </w:rPr>
        <w:t xml:space="preserve"> :</w:t>
      </w:r>
      <w:proofErr w:type="gramEnd"/>
      <w:r w:rsidR="00BB6D36">
        <w:t xml:space="preserve"> </w:t>
      </w:r>
      <w:r w:rsidR="00BB6D36" w:rsidRPr="00BB6D36">
        <w:t>WMM is a subset of the IEEE 802.11e standard</w:t>
      </w:r>
    </w:p>
    <w:p w14:paraId="46A0C4CA" w14:textId="470E0317" w:rsidR="00B16E43" w:rsidRPr="00FD1299" w:rsidRDefault="00B16E43" w:rsidP="00697DD9">
      <w:pPr>
        <w:pStyle w:val="ListParagraph"/>
        <w:numPr>
          <w:ilvl w:val="1"/>
          <w:numId w:val="1"/>
        </w:numPr>
        <w:rPr>
          <w:b/>
          <w:bCs/>
        </w:rPr>
      </w:pPr>
      <w:r w:rsidRPr="00FD1299">
        <w:rPr>
          <w:b/>
          <w:bCs/>
        </w:rPr>
        <w:t>TX/RX A-MPDU, RX A-MSDU</w:t>
      </w:r>
    </w:p>
    <w:p w14:paraId="382F217A" w14:textId="2357DA90" w:rsidR="00B16E43" w:rsidRDefault="00B16E43" w:rsidP="00697DD9">
      <w:pPr>
        <w:pStyle w:val="ListParagraph"/>
        <w:numPr>
          <w:ilvl w:val="1"/>
          <w:numId w:val="1"/>
        </w:numPr>
      </w:pPr>
      <w:r w:rsidRPr="00FD1299">
        <w:rPr>
          <w:b/>
          <w:bCs/>
        </w:rPr>
        <w:t xml:space="preserve">Immediate Block </w:t>
      </w:r>
      <w:proofErr w:type="gramStart"/>
      <w:r w:rsidRPr="00FD1299">
        <w:rPr>
          <w:b/>
          <w:bCs/>
        </w:rPr>
        <w:t>ACK</w:t>
      </w:r>
      <w:r w:rsidR="007C3067" w:rsidRPr="00FD1299">
        <w:rPr>
          <w:b/>
          <w:bCs/>
        </w:rPr>
        <w:t xml:space="preserve"> :</w:t>
      </w:r>
      <w:r w:rsidR="007C3067" w:rsidRPr="007C3067">
        <w:t>The</w:t>
      </w:r>
      <w:proofErr w:type="gramEnd"/>
      <w:r w:rsidR="007C3067" w:rsidRPr="007C3067">
        <w:t xml:space="preserve"> Block Ack mechanism improves channel efficiency by aggregating several acknowledgments into one frame.</w:t>
      </w:r>
    </w:p>
    <w:p w14:paraId="48A390E2" w14:textId="5CF88042" w:rsidR="00B16E43" w:rsidRPr="00FD1299" w:rsidRDefault="008328B5" w:rsidP="00697DD9">
      <w:pPr>
        <w:pStyle w:val="ListParagraph"/>
        <w:numPr>
          <w:ilvl w:val="1"/>
          <w:numId w:val="1"/>
        </w:numPr>
        <w:rPr>
          <w:b/>
          <w:bCs/>
        </w:rPr>
      </w:pPr>
      <w:proofErr w:type="gramStart"/>
      <w:r w:rsidRPr="00FD1299">
        <w:rPr>
          <w:b/>
          <w:bCs/>
        </w:rPr>
        <w:t>Defragmentation</w:t>
      </w:r>
      <w:r w:rsidR="00D5401A">
        <w:rPr>
          <w:b/>
          <w:bCs/>
        </w:rPr>
        <w:t xml:space="preserve"> :</w:t>
      </w:r>
      <w:proofErr w:type="gramEnd"/>
      <w:r w:rsidR="00D5401A">
        <w:rPr>
          <w:b/>
          <w:bCs/>
        </w:rPr>
        <w:t xml:space="preserve"> </w:t>
      </w:r>
      <w:r w:rsidR="00D5401A">
        <w:t xml:space="preserve"> Help for smoother communication</w:t>
      </w:r>
    </w:p>
    <w:p w14:paraId="0D629C66" w14:textId="40893DB2" w:rsidR="008328B5" w:rsidRDefault="008328B5" w:rsidP="00697DD9">
      <w:pPr>
        <w:pStyle w:val="ListParagraph"/>
        <w:numPr>
          <w:ilvl w:val="1"/>
          <w:numId w:val="1"/>
        </w:numPr>
      </w:pPr>
      <w:r w:rsidRPr="00B45994">
        <w:rPr>
          <w:b/>
          <w:bCs/>
        </w:rPr>
        <w:t xml:space="preserve">Automatic Beacon </w:t>
      </w:r>
      <w:proofErr w:type="gramStart"/>
      <w:r w:rsidRPr="00B45994">
        <w:rPr>
          <w:b/>
          <w:bCs/>
        </w:rPr>
        <w:t>Monitoring</w:t>
      </w:r>
      <w:r w:rsidR="00D5401A">
        <w:t xml:space="preserve"> :</w:t>
      </w:r>
      <w:proofErr w:type="gramEnd"/>
      <w:r w:rsidR="00D5401A">
        <w:t xml:space="preserve">  I am assuming something like watch dog</w:t>
      </w:r>
    </w:p>
    <w:p w14:paraId="4B590791" w14:textId="609B9CAF" w:rsidR="008328B5" w:rsidRDefault="008328B5" w:rsidP="00697DD9">
      <w:pPr>
        <w:pStyle w:val="ListParagraph"/>
        <w:numPr>
          <w:ilvl w:val="1"/>
          <w:numId w:val="1"/>
        </w:numPr>
      </w:pPr>
      <w:r w:rsidRPr="00B45994">
        <w:rPr>
          <w:b/>
          <w:bCs/>
        </w:rPr>
        <w:t xml:space="preserve">4 x Virtual Wi-Fi </w:t>
      </w:r>
      <w:proofErr w:type="gramStart"/>
      <w:r w:rsidRPr="00B45994">
        <w:rPr>
          <w:b/>
          <w:bCs/>
        </w:rPr>
        <w:t>interfaces</w:t>
      </w:r>
      <w:r w:rsidR="00333030">
        <w:t xml:space="preserve"> :</w:t>
      </w:r>
      <w:proofErr w:type="gramEnd"/>
      <w:r w:rsidR="00333030">
        <w:t xml:space="preserve"> Can connect to four separate </w:t>
      </w:r>
      <w:r w:rsidR="00B45994">
        <w:t>Wi-Fi interfaces</w:t>
      </w:r>
    </w:p>
    <w:p w14:paraId="7E48F79E" w14:textId="4379E558" w:rsidR="008328B5" w:rsidRPr="00B45994" w:rsidRDefault="00897887" w:rsidP="00697DD9">
      <w:pPr>
        <w:pStyle w:val="ListParagraph"/>
        <w:numPr>
          <w:ilvl w:val="1"/>
          <w:numId w:val="1"/>
        </w:numPr>
        <w:rPr>
          <w:b/>
          <w:bCs/>
        </w:rPr>
      </w:pPr>
      <w:r w:rsidRPr="00B45994">
        <w:rPr>
          <w:b/>
          <w:bCs/>
        </w:rPr>
        <w:t xml:space="preserve">Simultaneous support for infrastructure station, </w:t>
      </w:r>
      <w:proofErr w:type="spellStart"/>
      <w:r w:rsidRPr="00B45994">
        <w:rPr>
          <w:b/>
          <w:bCs/>
        </w:rPr>
        <w:t>SoftAP</w:t>
      </w:r>
      <w:proofErr w:type="spellEnd"/>
      <w:r w:rsidRPr="00B45994">
        <w:rPr>
          <w:b/>
          <w:bCs/>
        </w:rPr>
        <w:t>, and Promiscuous modes</w:t>
      </w:r>
    </w:p>
    <w:p w14:paraId="234179F2" w14:textId="7A5FAA4D" w:rsidR="00897887" w:rsidRDefault="00FD1299" w:rsidP="00697DD9">
      <w:pPr>
        <w:pStyle w:val="ListParagraph"/>
        <w:numPr>
          <w:ilvl w:val="1"/>
          <w:numId w:val="1"/>
        </w:numPr>
        <w:rPr>
          <w:b/>
          <w:bCs/>
        </w:rPr>
      </w:pPr>
      <w:r w:rsidRPr="00B45994">
        <w:rPr>
          <w:b/>
          <w:bCs/>
        </w:rPr>
        <w:t>Antenna Diversity</w:t>
      </w:r>
    </w:p>
    <w:p w14:paraId="65BF1413" w14:textId="049C4D13" w:rsidR="00B45994" w:rsidRDefault="00B67E54" w:rsidP="00B45994">
      <w:pPr>
        <w:pStyle w:val="ListParagraph"/>
        <w:numPr>
          <w:ilvl w:val="0"/>
          <w:numId w:val="1"/>
        </w:numPr>
        <w:rPr>
          <w:b/>
          <w:bCs/>
          <w:sz w:val="28"/>
          <w:szCs w:val="28"/>
        </w:rPr>
      </w:pPr>
      <w:r w:rsidRPr="00B67E54">
        <w:rPr>
          <w:b/>
          <w:bCs/>
          <w:sz w:val="28"/>
          <w:szCs w:val="28"/>
        </w:rPr>
        <w:t>Bluetooth Key features</w:t>
      </w:r>
    </w:p>
    <w:p w14:paraId="36933AF8" w14:textId="5E8F9160" w:rsidR="00B67E54" w:rsidRPr="00B67B42" w:rsidRDefault="00B67E54" w:rsidP="00B67E54">
      <w:pPr>
        <w:pStyle w:val="ListParagraph"/>
        <w:numPr>
          <w:ilvl w:val="1"/>
          <w:numId w:val="1"/>
        </w:numPr>
      </w:pPr>
      <w:r w:rsidRPr="00B67B42">
        <w:t>+9d</w:t>
      </w:r>
      <w:r w:rsidR="00B619FD" w:rsidRPr="00B67B42">
        <w:t>Bm transmitting power</w:t>
      </w:r>
    </w:p>
    <w:p w14:paraId="6F07D19E" w14:textId="7A9D35F9" w:rsidR="00B619FD" w:rsidRPr="00B67B42" w:rsidRDefault="00B619FD" w:rsidP="00B67E54">
      <w:pPr>
        <w:pStyle w:val="ListParagraph"/>
        <w:numPr>
          <w:ilvl w:val="1"/>
          <w:numId w:val="1"/>
        </w:numPr>
      </w:pPr>
      <w:r w:rsidRPr="00B67B42">
        <w:t>Adaptive frequency Hopping</w:t>
      </w:r>
    </w:p>
    <w:p w14:paraId="49F8BF7C" w14:textId="2EEC4D3F" w:rsidR="000B47DB" w:rsidRPr="00B67B42" w:rsidRDefault="000B47DB" w:rsidP="006B2571">
      <w:pPr>
        <w:pStyle w:val="ListParagraph"/>
        <w:numPr>
          <w:ilvl w:val="1"/>
          <w:numId w:val="1"/>
        </w:numPr>
      </w:pPr>
      <w:r w:rsidRPr="00B67B42">
        <w:t>Synchronous Connection-Oriented/Extended</w:t>
      </w:r>
    </w:p>
    <w:p w14:paraId="283F298C" w14:textId="77E75186" w:rsidR="00AA7C70" w:rsidRDefault="006B2571" w:rsidP="00C10ABB">
      <w:pPr>
        <w:pStyle w:val="ListParagraph"/>
        <w:numPr>
          <w:ilvl w:val="0"/>
          <w:numId w:val="1"/>
        </w:numPr>
        <w:rPr>
          <w:b/>
          <w:bCs/>
          <w:sz w:val="28"/>
          <w:szCs w:val="28"/>
        </w:rPr>
      </w:pPr>
      <w:r w:rsidRPr="00B67B42">
        <w:rPr>
          <w:b/>
          <w:bCs/>
          <w:sz w:val="28"/>
          <w:szCs w:val="28"/>
        </w:rPr>
        <w:t>MCU and advanced Fea</w:t>
      </w:r>
      <w:r w:rsidR="00B67B42" w:rsidRPr="00B67B42">
        <w:rPr>
          <w:b/>
          <w:bCs/>
          <w:sz w:val="28"/>
          <w:szCs w:val="28"/>
        </w:rPr>
        <w:t>tures</w:t>
      </w:r>
      <w:r w:rsidR="00007AB1">
        <w:rPr>
          <w:b/>
          <w:bCs/>
          <w:sz w:val="28"/>
          <w:szCs w:val="28"/>
        </w:rPr>
        <w:t xml:space="preserve"> </w:t>
      </w:r>
      <w:del w:id="36" w:author="Daniel Vazquez" w:date="2022-02-17T21:53:00Z">
        <w:r w:rsidR="00007AB1" w:rsidDel="002D159F">
          <w:rPr>
            <w:b/>
            <w:bCs/>
            <w:sz w:val="28"/>
            <w:szCs w:val="28"/>
          </w:rPr>
          <w:delText>( Bottom of Page 9 )</w:delText>
        </w:r>
      </w:del>
    </w:p>
    <w:p w14:paraId="2ECF90BD" w14:textId="6E5D532E" w:rsidR="00197047" w:rsidRPr="007A3227" w:rsidRDefault="00A217D0" w:rsidP="00C10ABB">
      <w:pPr>
        <w:pStyle w:val="ListParagraph"/>
        <w:numPr>
          <w:ilvl w:val="1"/>
          <w:numId w:val="1"/>
        </w:numPr>
      </w:pPr>
      <w:r>
        <w:t>1 Core at 240 MHz</w:t>
      </w:r>
      <w:r w:rsidR="00197047">
        <w:t>: 504.85 Coremark; 2.10 Coremark/MHz</w:t>
      </w:r>
    </w:p>
    <w:p w14:paraId="5F984423" w14:textId="5F00915E" w:rsidR="007A3227" w:rsidRDefault="005F6F99" w:rsidP="00C10ABB">
      <w:pPr>
        <w:pStyle w:val="ListParagraph"/>
        <w:numPr>
          <w:ilvl w:val="1"/>
          <w:numId w:val="1"/>
        </w:numPr>
      </w:pPr>
      <w:r>
        <w:t>2 cores at 240 MHz: 994.26 CoreMark; 4.14 CoreMark/</w:t>
      </w:r>
      <w:proofErr w:type="spellStart"/>
      <w:r>
        <w:t>Mhz</w:t>
      </w:r>
      <w:proofErr w:type="spellEnd"/>
    </w:p>
    <w:p w14:paraId="65CF9F30" w14:textId="257BD7C6" w:rsidR="00B335AC" w:rsidRDefault="00B335AC" w:rsidP="00C10ABB">
      <w:pPr>
        <w:pStyle w:val="ListParagraph"/>
        <w:numPr>
          <w:ilvl w:val="1"/>
          <w:numId w:val="1"/>
        </w:numPr>
      </w:pPr>
      <w:r>
        <w:t>Internal 8 MHz oscillator with calibration</w:t>
      </w:r>
    </w:p>
    <w:p w14:paraId="25DE09DC" w14:textId="4F305E5E" w:rsidR="00B335AC" w:rsidRDefault="00082A38" w:rsidP="00C10ABB">
      <w:pPr>
        <w:pStyle w:val="ListParagraph"/>
        <w:numPr>
          <w:ilvl w:val="1"/>
          <w:numId w:val="1"/>
        </w:numPr>
      </w:pPr>
      <w:r>
        <w:t xml:space="preserve">External 2 </w:t>
      </w:r>
      <w:proofErr w:type="spellStart"/>
      <w:r>
        <w:t>Mhz</w:t>
      </w:r>
      <w:proofErr w:type="spellEnd"/>
      <w:r>
        <w:t xml:space="preserve"> ~ 60 MHz crystal </w:t>
      </w:r>
      <w:r w:rsidR="004E5CCD">
        <w:t xml:space="preserve">Oscillator </w:t>
      </w:r>
      <w:proofErr w:type="gramStart"/>
      <w:r w:rsidR="004E5CCD">
        <w:t>( 40</w:t>
      </w:r>
      <w:proofErr w:type="gramEnd"/>
      <w:r w:rsidR="004E5CCD">
        <w:t xml:space="preserve"> MHz only got Wi-Fi/ Bluetooth functionality)</w:t>
      </w:r>
    </w:p>
    <w:p w14:paraId="7B59141A" w14:textId="7D47B74C" w:rsidR="004E5CCD" w:rsidRDefault="007C582D" w:rsidP="00C10ABB">
      <w:pPr>
        <w:pStyle w:val="ListParagraph"/>
        <w:numPr>
          <w:ilvl w:val="1"/>
          <w:numId w:val="1"/>
        </w:numPr>
      </w:pPr>
      <w:r>
        <w:t xml:space="preserve">Two timer </w:t>
      </w:r>
      <w:proofErr w:type="gramStart"/>
      <w:r>
        <w:t>groups ,</w:t>
      </w:r>
      <w:proofErr w:type="gramEnd"/>
      <w:r>
        <w:t xml:space="preserve"> including 2x 64 </w:t>
      </w:r>
      <w:r w:rsidR="00660249">
        <w:t xml:space="preserve">bit timers and 1 x main watchdog in each </w:t>
      </w:r>
      <w:r w:rsidR="006E1C97">
        <w:t>group</w:t>
      </w:r>
    </w:p>
    <w:p w14:paraId="67CDBE35" w14:textId="433622BE" w:rsidR="006E1C97" w:rsidRDefault="006E1C97" w:rsidP="00C10ABB">
      <w:pPr>
        <w:pStyle w:val="ListParagraph"/>
        <w:numPr>
          <w:ilvl w:val="1"/>
          <w:numId w:val="1"/>
        </w:numPr>
      </w:pPr>
      <w:r>
        <w:t>34 programmable GPIOs</w:t>
      </w:r>
    </w:p>
    <w:p w14:paraId="33AA2678" w14:textId="32083CF1" w:rsidR="006E1C97" w:rsidRDefault="00D006B3" w:rsidP="00C10ABB">
      <w:pPr>
        <w:pStyle w:val="ListParagraph"/>
        <w:numPr>
          <w:ilvl w:val="1"/>
          <w:numId w:val="1"/>
        </w:numPr>
      </w:pPr>
      <w:proofErr w:type="gramStart"/>
      <w:r>
        <w:t>12 bit</w:t>
      </w:r>
      <w:proofErr w:type="gramEnd"/>
      <w:r>
        <w:t xml:space="preserve"> SAR ADC up to </w:t>
      </w:r>
      <w:r w:rsidR="006C78FD">
        <w:t>18 channels</w:t>
      </w:r>
    </w:p>
    <w:p w14:paraId="60B76BFB" w14:textId="6EF6C4DD" w:rsidR="006C78FD" w:rsidRDefault="006C78FD" w:rsidP="00C10ABB">
      <w:pPr>
        <w:pStyle w:val="ListParagraph"/>
        <w:numPr>
          <w:ilvl w:val="1"/>
          <w:numId w:val="1"/>
        </w:numPr>
      </w:pPr>
      <w:r>
        <w:t>2 X 8 – bit DAC</w:t>
      </w:r>
    </w:p>
    <w:p w14:paraId="5CB183C6" w14:textId="03C4606B" w:rsidR="006C78FD" w:rsidRDefault="00692343" w:rsidP="00C10ABB">
      <w:pPr>
        <w:pStyle w:val="ListParagraph"/>
        <w:numPr>
          <w:ilvl w:val="1"/>
          <w:numId w:val="1"/>
        </w:numPr>
      </w:pPr>
      <w:r>
        <w:t>3 UART</w:t>
      </w:r>
    </w:p>
    <w:p w14:paraId="46656C51" w14:textId="4AC53D15" w:rsidR="00692343" w:rsidRDefault="00692343" w:rsidP="00C10ABB">
      <w:pPr>
        <w:pStyle w:val="ListParagraph"/>
        <w:numPr>
          <w:ilvl w:val="1"/>
          <w:numId w:val="1"/>
        </w:numPr>
      </w:pPr>
      <w:r>
        <w:t>LED PWM up to 16 Channels</w:t>
      </w:r>
    </w:p>
    <w:p w14:paraId="05D552A7" w14:textId="0AF5F690" w:rsidR="007F573E" w:rsidRDefault="00D55CAF" w:rsidP="007F573E">
      <w:pPr>
        <w:pStyle w:val="ListParagraph"/>
        <w:numPr>
          <w:ilvl w:val="1"/>
          <w:numId w:val="1"/>
        </w:numPr>
        <w:jc w:val="center"/>
        <w:rPr>
          <w:ins w:id="37" w:author="Daniel Vazquez" w:date="2022-02-17T21:22:00Z"/>
        </w:rPr>
      </w:pPr>
      <w:r w:rsidRPr="00D55CAF">
        <w:rPr>
          <w:noProof/>
        </w:rPr>
        <w:lastRenderedPageBreak/>
        <w:drawing>
          <wp:inline distT="0" distB="0" distL="0" distR="0" wp14:anchorId="71B68B9B" wp14:editId="000E6EDD">
            <wp:extent cx="4744112" cy="5468113"/>
            <wp:effectExtent l="19050" t="19050" r="18415" b="18415"/>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6"/>
                    <a:stretch>
                      <a:fillRect/>
                    </a:stretch>
                  </pic:blipFill>
                  <pic:spPr>
                    <a:xfrm>
                      <a:off x="0" y="0"/>
                      <a:ext cx="4744112" cy="5468113"/>
                    </a:xfrm>
                    <a:prstGeom prst="rect">
                      <a:avLst/>
                    </a:prstGeom>
                    <a:ln>
                      <a:solidFill>
                        <a:schemeClr val="tx1"/>
                      </a:solidFill>
                    </a:ln>
                  </pic:spPr>
                </pic:pic>
              </a:graphicData>
            </a:graphic>
          </wp:inline>
        </w:drawing>
      </w:r>
    </w:p>
    <w:p w14:paraId="2D8FA7D1" w14:textId="697C6591" w:rsidR="007F573E" w:rsidRDefault="004E0430" w:rsidP="007F573E">
      <w:pPr>
        <w:pStyle w:val="ListParagraph"/>
        <w:numPr>
          <w:ilvl w:val="1"/>
          <w:numId w:val="1"/>
        </w:numPr>
        <w:rPr>
          <w:ins w:id="38" w:author="Daniel Vazquez" w:date="2022-02-17T21:25:00Z"/>
        </w:rPr>
      </w:pPr>
      <w:ins w:id="39" w:author="Daniel Vazquez" w:date="2022-02-17T21:24:00Z">
        <w:r>
          <w:t xml:space="preserve">The </w:t>
        </w:r>
        <w:r w:rsidR="0048283B">
          <w:t xml:space="preserve">operating voltage </w:t>
        </w:r>
      </w:ins>
      <w:ins w:id="40" w:author="Daniel Vazquez" w:date="2022-02-17T21:25:00Z">
        <w:r w:rsidR="0048283B">
          <w:t xml:space="preserve">of ESP32 ranges from </w:t>
        </w:r>
        <w:r w:rsidR="00276ED8">
          <w:t>2.3 V to 3.6 V.</w:t>
        </w:r>
      </w:ins>
    </w:p>
    <w:p w14:paraId="70910A98" w14:textId="302D0B85" w:rsidR="00DA23D6" w:rsidRDefault="00DA23D6" w:rsidP="00DA23D6">
      <w:pPr>
        <w:pStyle w:val="ListParagraph"/>
        <w:numPr>
          <w:ilvl w:val="2"/>
          <w:numId w:val="1"/>
        </w:numPr>
        <w:rPr>
          <w:ins w:id="41" w:author="Daniel Vazquez" w:date="2022-02-17T21:28:00Z"/>
        </w:rPr>
      </w:pPr>
      <w:ins w:id="42" w:author="Daniel Vazquez" w:date="2022-02-17T21:26:00Z">
        <w:r>
          <w:t xml:space="preserve">When using a </w:t>
        </w:r>
        <w:r w:rsidR="00D801B4">
          <w:t xml:space="preserve">single power </w:t>
        </w:r>
        <w:proofErr w:type="gramStart"/>
        <w:r w:rsidR="00D801B4">
          <w:t>supply ,</w:t>
        </w:r>
        <w:proofErr w:type="gramEnd"/>
        <w:r w:rsidR="00D801B4">
          <w:t xml:space="preserve"> the recommended </w:t>
        </w:r>
        <w:r w:rsidR="005F0E2B">
          <w:t>volta</w:t>
        </w:r>
      </w:ins>
      <w:ins w:id="43" w:author="Daniel Vazquez" w:date="2022-02-17T21:27:00Z">
        <w:r w:rsidR="005F0E2B">
          <w:t xml:space="preserve">ge of the power supply </w:t>
        </w:r>
        <w:r w:rsidR="005C4874">
          <w:t xml:space="preserve">is 3.3V and </w:t>
        </w:r>
        <w:proofErr w:type="spellStart"/>
        <w:r w:rsidR="005C4874">
          <w:t>it’s</w:t>
        </w:r>
        <w:proofErr w:type="spellEnd"/>
        <w:r w:rsidR="005C4874">
          <w:t xml:space="preserve"> recommended </w:t>
        </w:r>
        <w:r w:rsidR="00946BA3">
          <w:t xml:space="preserve">output current </w:t>
        </w:r>
      </w:ins>
      <w:ins w:id="44" w:author="Daniel Vazquez" w:date="2022-02-17T21:28:00Z">
        <w:r w:rsidR="00946BA3">
          <w:t xml:space="preserve">is 500 mA or more </w:t>
        </w:r>
      </w:ins>
    </w:p>
    <w:p w14:paraId="1C6F33CD" w14:textId="434046BC" w:rsidR="0023177F" w:rsidRDefault="0023177F" w:rsidP="00DA23D6">
      <w:pPr>
        <w:pStyle w:val="ListParagraph"/>
        <w:numPr>
          <w:ilvl w:val="2"/>
          <w:numId w:val="1"/>
        </w:numPr>
        <w:rPr>
          <w:ins w:id="45" w:author="Daniel Vazquez" w:date="2022-02-17T21:29:00Z"/>
        </w:rPr>
      </w:pPr>
      <w:ins w:id="46" w:author="Daniel Vazquez" w:date="2022-02-17T21:28:00Z">
        <w:r>
          <w:t xml:space="preserve">If VDD_SDIO 1.8V is </w:t>
        </w:r>
        <w:proofErr w:type="gramStart"/>
        <w:r>
          <w:t xml:space="preserve">used </w:t>
        </w:r>
        <w:r w:rsidR="008C075D">
          <w:t>,</w:t>
        </w:r>
        <w:proofErr w:type="gramEnd"/>
        <w:r w:rsidR="008C075D">
          <w:t xml:space="preserve"> add a 2 </w:t>
        </w:r>
      </w:ins>
      <w:ins w:id="47" w:author="Daniel Vazquez" w:date="2022-02-17T21:29:00Z">
        <w:r w:rsidR="008C075D">
          <w:t>K ohm grounding resistor .</w:t>
        </w:r>
      </w:ins>
    </w:p>
    <w:p w14:paraId="1A253A0E" w14:textId="11E61DED" w:rsidR="008939FF" w:rsidRPr="008939FF" w:rsidRDefault="00D67BC2" w:rsidP="008939FF">
      <w:pPr>
        <w:pStyle w:val="ListParagraph"/>
        <w:numPr>
          <w:ilvl w:val="0"/>
          <w:numId w:val="1"/>
        </w:numPr>
        <w:rPr>
          <w:ins w:id="48" w:author="Daniel Vazquez" w:date="2022-02-17T21:45:00Z"/>
          <w:b/>
          <w:bCs/>
          <w:sz w:val="28"/>
          <w:szCs w:val="28"/>
          <w:rPrChange w:id="49" w:author="Daniel Vazquez" w:date="2022-02-17T21:45:00Z">
            <w:rPr>
              <w:ins w:id="50" w:author="Daniel Vazquez" w:date="2022-02-17T21:45:00Z"/>
              <w:b/>
              <w:bCs/>
            </w:rPr>
          </w:rPrChange>
        </w:rPr>
      </w:pPr>
      <w:ins w:id="51" w:author="Daniel Vazquez" w:date="2022-02-17T21:44:00Z">
        <w:r w:rsidRPr="008939FF">
          <w:rPr>
            <w:b/>
            <w:bCs/>
            <w:sz w:val="28"/>
            <w:szCs w:val="28"/>
            <w:rPrChange w:id="52" w:author="Daniel Vazquez" w:date="2022-02-17T21:45:00Z">
              <w:rPr/>
            </w:rPrChange>
          </w:rPr>
          <w:t>RADIO</w:t>
        </w:r>
      </w:ins>
    </w:p>
    <w:p w14:paraId="1BA88169" w14:textId="3A542C0C" w:rsidR="008939FF" w:rsidRPr="00000E6B" w:rsidRDefault="00000E6B" w:rsidP="008939FF">
      <w:pPr>
        <w:pStyle w:val="ListParagraph"/>
        <w:numPr>
          <w:ilvl w:val="1"/>
          <w:numId w:val="1"/>
        </w:numPr>
        <w:rPr>
          <w:ins w:id="53" w:author="Daniel Vazquez" w:date="2022-02-17T21:45:00Z"/>
          <w:b/>
          <w:bCs/>
          <w:sz w:val="28"/>
          <w:szCs w:val="28"/>
          <w:rPrChange w:id="54" w:author="Daniel Vazquez" w:date="2022-02-17T21:45:00Z">
            <w:rPr>
              <w:ins w:id="55" w:author="Daniel Vazquez" w:date="2022-02-17T21:45:00Z"/>
            </w:rPr>
          </w:rPrChange>
        </w:rPr>
      </w:pPr>
      <w:ins w:id="56" w:author="Daniel Vazquez" w:date="2022-02-17T21:45:00Z">
        <w:r>
          <w:t xml:space="preserve">2.4 GHz receiver </w:t>
        </w:r>
      </w:ins>
    </w:p>
    <w:p w14:paraId="6304D4DA" w14:textId="08479AE5" w:rsidR="00000E6B" w:rsidRPr="008927ED" w:rsidRDefault="00000E6B" w:rsidP="008939FF">
      <w:pPr>
        <w:pStyle w:val="ListParagraph"/>
        <w:numPr>
          <w:ilvl w:val="1"/>
          <w:numId w:val="1"/>
        </w:numPr>
        <w:rPr>
          <w:ins w:id="57" w:author="Daniel Vazquez" w:date="2022-02-17T21:46:00Z"/>
          <w:b/>
          <w:bCs/>
          <w:sz w:val="28"/>
          <w:szCs w:val="28"/>
          <w:rPrChange w:id="58" w:author="Daniel Vazquez" w:date="2022-02-17T21:46:00Z">
            <w:rPr>
              <w:ins w:id="59" w:author="Daniel Vazquez" w:date="2022-02-17T21:46:00Z"/>
            </w:rPr>
          </w:rPrChange>
        </w:rPr>
      </w:pPr>
      <w:ins w:id="60" w:author="Daniel Vazquez" w:date="2022-02-17T21:45:00Z">
        <w:r>
          <w:t xml:space="preserve">2.4 </w:t>
        </w:r>
      </w:ins>
      <w:ins w:id="61" w:author="Daniel Vazquez" w:date="2022-02-17T21:46:00Z">
        <w:r>
          <w:t>GHz transmitter</w:t>
        </w:r>
      </w:ins>
    </w:p>
    <w:p w14:paraId="561A38D8" w14:textId="3A6B9D11" w:rsidR="008927ED" w:rsidRPr="008927ED" w:rsidRDefault="008927ED" w:rsidP="008939FF">
      <w:pPr>
        <w:pStyle w:val="ListParagraph"/>
        <w:numPr>
          <w:ilvl w:val="1"/>
          <w:numId w:val="1"/>
        </w:numPr>
        <w:rPr>
          <w:ins w:id="62" w:author="Daniel Vazquez" w:date="2022-02-17T21:46:00Z"/>
          <w:b/>
          <w:bCs/>
          <w:sz w:val="28"/>
          <w:szCs w:val="28"/>
          <w:rPrChange w:id="63" w:author="Daniel Vazquez" w:date="2022-02-17T21:46:00Z">
            <w:rPr>
              <w:ins w:id="64" w:author="Daniel Vazquez" w:date="2022-02-17T21:46:00Z"/>
            </w:rPr>
          </w:rPrChange>
        </w:rPr>
      </w:pPr>
      <w:ins w:id="65" w:author="Daniel Vazquez" w:date="2022-02-17T21:46:00Z">
        <w:r>
          <w:t>Bias and regulators</w:t>
        </w:r>
      </w:ins>
    </w:p>
    <w:p w14:paraId="58594FE9" w14:textId="45E57EB7" w:rsidR="008927ED" w:rsidRPr="00432D8C" w:rsidRDefault="008927ED" w:rsidP="008939FF">
      <w:pPr>
        <w:pStyle w:val="ListParagraph"/>
        <w:numPr>
          <w:ilvl w:val="1"/>
          <w:numId w:val="1"/>
        </w:numPr>
        <w:rPr>
          <w:ins w:id="66" w:author="Daniel Vazquez" w:date="2022-02-17T21:46:00Z"/>
          <w:b/>
          <w:bCs/>
          <w:sz w:val="28"/>
          <w:szCs w:val="28"/>
          <w:rPrChange w:id="67" w:author="Daniel Vazquez" w:date="2022-02-17T21:46:00Z">
            <w:rPr>
              <w:ins w:id="68" w:author="Daniel Vazquez" w:date="2022-02-17T21:46:00Z"/>
            </w:rPr>
          </w:rPrChange>
        </w:rPr>
      </w:pPr>
      <w:ins w:id="69" w:author="Daniel Vazquez" w:date="2022-02-17T21:46:00Z">
        <w:r>
          <w:t>Balun and transmit receive switch</w:t>
        </w:r>
      </w:ins>
    </w:p>
    <w:p w14:paraId="7E3F8E6C" w14:textId="6181F265" w:rsidR="00432D8C" w:rsidRPr="00432D8C" w:rsidRDefault="00432D8C" w:rsidP="008939FF">
      <w:pPr>
        <w:pStyle w:val="ListParagraph"/>
        <w:numPr>
          <w:ilvl w:val="1"/>
          <w:numId w:val="1"/>
        </w:numPr>
        <w:rPr>
          <w:ins w:id="70" w:author="Daniel Vazquez" w:date="2022-02-17T21:46:00Z"/>
          <w:b/>
          <w:bCs/>
          <w:sz w:val="28"/>
          <w:szCs w:val="28"/>
          <w:rPrChange w:id="71" w:author="Daniel Vazquez" w:date="2022-02-17T21:46:00Z">
            <w:rPr>
              <w:ins w:id="72" w:author="Daniel Vazquez" w:date="2022-02-17T21:46:00Z"/>
            </w:rPr>
          </w:rPrChange>
        </w:rPr>
      </w:pPr>
      <w:ins w:id="73" w:author="Daniel Vazquez" w:date="2022-02-17T21:46:00Z">
        <w:r>
          <w:t>Clock Generator</w:t>
        </w:r>
      </w:ins>
    </w:p>
    <w:p w14:paraId="52DEE03D" w14:textId="0B5B9007" w:rsidR="00432D8C" w:rsidRPr="004060F8" w:rsidRDefault="004060F8" w:rsidP="004060F8">
      <w:pPr>
        <w:pStyle w:val="ListParagraph"/>
        <w:numPr>
          <w:ilvl w:val="0"/>
          <w:numId w:val="1"/>
        </w:numPr>
        <w:rPr>
          <w:ins w:id="74" w:author="Daniel Vazquez" w:date="2022-02-17T21:49:00Z"/>
          <w:b/>
          <w:bCs/>
          <w:sz w:val="28"/>
          <w:szCs w:val="28"/>
          <w:rPrChange w:id="75" w:author="Daniel Vazquez" w:date="2022-02-17T21:49:00Z">
            <w:rPr>
              <w:ins w:id="76" w:author="Daniel Vazquez" w:date="2022-02-17T21:49:00Z"/>
              <w:b/>
              <w:bCs/>
            </w:rPr>
          </w:rPrChange>
        </w:rPr>
      </w:pPr>
      <w:ins w:id="77" w:author="Daniel Vazquez" w:date="2022-02-17T21:49:00Z">
        <w:r w:rsidRPr="004060F8">
          <w:rPr>
            <w:b/>
            <w:bCs/>
            <w:sz w:val="28"/>
            <w:szCs w:val="28"/>
            <w:rPrChange w:id="78" w:author="Daniel Vazquez" w:date="2022-02-17T21:49:00Z">
              <w:rPr>
                <w:b/>
                <w:bCs/>
              </w:rPr>
            </w:rPrChange>
          </w:rPr>
          <w:t>WI-FI</w:t>
        </w:r>
        <w:r>
          <w:rPr>
            <w:b/>
            <w:bCs/>
            <w:sz w:val="28"/>
            <w:szCs w:val="28"/>
          </w:rPr>
          <w:t xml:space="preserve"> </w:t>
        </w:r>
      </w:ins>
    </w:p>
    <w:p w14:paraId="237C441F" w14:textId="26885E5B" w:rsidR="004060F8" w:rsidRPr="006E51B7" w:rsidRDefault="00B17053" w:rsidP="004060F8">
      <w:pPr>
        <w:pStyle w:val="ListParagraph"/>
        <w:numPr>
          <w:ilvl w:val="1"/>
          <w:numId w:val="1"/>
        </w:numPr>
        <w:rPr>
          <w:ins w:id="79" w:author="Daniel Vazquez" w:date="2022-02-17T21:51:00Z"/>
        </w:rPr>
      </w:pPr>
      <w:ins w:id="80" w:author="Daniel Vazquez" w:date="2022-02-17T21:49:00Z">
        <w:r>
          <w:t>TCP/IP and full 802.11 b/g/n</w:t>
        </w:r>
        <w:r w:rsidR="003B7EA2">
          <w:t xml:space="preserve"> Wi-Fi Ma</w:t>
        </w:r>
      </w:ins>
      <w:ins w:id="81" w:author="Daniel Vazquez" w:date="2022-02-17T21:50:00Z">
        <w:r w:rsidR="003B7EA2">
          <w:t>c protocol</w:t>
        </w:r>
      </w:ins>
    </w:p>
    <w:p w14:paraId="2160E70F" w14:textId="120D6C1E" w:rsidR="006E51B7" w:rsidRPr="006E51B7" w:rsidRDefault="006E51B7" w:rsidP="006E51B7">
      <w:pPr>
        <w:pStyle w:val="ListParagraph"/>
        <w:numPr>
          <w:ilvl w:val="1"/>
          <w:numId w:val="1"/>
        </w:numPr>
        <w:rPr>
          <w:ins w:id="82" w:author="Daniel Vazquez" w:date="2022-02-17T21:51:00Z"/>
          <w:rPrChange w:id="83" w:author="Daniel Vazquez" w:date="2022-02-17T21:51:00Z">
            <w:rPr>
              <w:ins w:id="84" w:author="Daniel Vazquez" w:date="2022-02-17T21:51:00Z"/>
              <w:b/>
              <w:bCs/>
              <w:sz w:val="28"/>
              <w:szCs w:val="28"/>
            </w:rPr>
          </w:rPrChange>
        </w:rPr>
      </w:pPr>
      <w:ins w:id="85" w:author="Daniel Vazquez" w:date="2022-02-17T21:51:00Z">
        <w:r w:rsidRPr="006E51B7">
          <w:rPr>
            <w:rPrChange w:id="86" w:author="Daniel Vazquez" w:date="2022-02-17T21:51:00Z">
              <w:rPr>
                <w:b/>
                <w:bCs/>
                <w:sz w:val="28"/>
                <w:szCs w:val="28"/>
              </w:rPr>
            </w:rPrChange>
          </w:rPr>
          <w:t>Provides UART HCI interface, up to 4 Mbps</w:t>
        </w:r>
      </w:ins>
    </w:p>
    <w:p w14:paraId="1D8CE9D7" w14:textId="655BE41A" w:rsidR="006E51B7" w:rsidRPr="006E51B7" w:rsidRDefault="006E51B7" w:rsidP="006E51B7">
      <w:pPr>
        <w:pStyle w:val="ListParagraph"/>
        <w:numPr>
          <w:ilvl w:val="1"/>
          <w:numId w:val="1"/>
        </w:numPr>
        <w:rPr>
          <w:ins w:id="87" w:author="Daniel Vazquez" w:date="2022-02-17T21:51:00Z"/>
          <w:rPrChange w:id="88" w:author="Daniel Vazquez" w:date="2022-02-17T21:51:00Z">
            <w:rPr>
              <w:ins w:id="89" w:author="Daniel Vazquez" w:date="2022-02-17T21:51:00Z"/>
              <w:b/>
              <w:bCs/>
              <w:sz w:val="28"/>
              <w:szCs w:val="28"/>
            </w:rPr>
          </w:rPrChange>
        </w:rPr>
      </w:pPr>
      <w:ins w:id="90" w:author="Daniel Vazquez" w:date="2022-02-17T21:51:00Z">
        <w:r w:rsidRPr="006E51B7">
          <w:rPr>
            <w:rPrChange w:id="91" w:author="Daniel Vazquez" w:date="2022-02-17T21:51:00Z">
              <w:rPr>
                <w:b/>
                <w:bCs/>
                <w:sz w:val="28"/>
                <w:szCs w:val="28"/>
              </w:rPr>
            </w:rPrChange>
          </w:rPr>
          <w:lastRenderedPageBreak/>
          <w:t>Provides SDIO/SPI HCI interface</w:t>
        </w:r>
      </w:ins>
    </w:p>
    <w:p w14:paraId="1A2B48DD" w14:textId="5BDE6268" w:rsidR="006E51B7" w:rsidRDefault="006E51B7" w:rsidP="006E51B7">
      <w:pPr>
        <w:pStyle w:val="ListParagraph"/>
        <w:numPr>
          <w:ilvl w:val="1"/>
          <w:numId w:val="1"/>
        </w:numPr>
        <w:rPr>
          <w:ins w:id="92" w:author="Daniel Vazquez" w:date="2022-02-17T21:53:00Z"/>
        </w:rPr>
      </w:pPr>
      <w:ins w:id="93" w:author="Daniel Vazquez" w:date="2022-02-17T21:51:00Z">
        <w:r w:rsidRPr="006E51B7">
          <w:rPr>
            <w:rPrChange w:id="94" w:author="Daniel Vazquez" w:date="2022-02-17T21:51:00Z">
              <w:rPr>
                <w:b/>
                <w:bCs/>
                <w:sz w:val="28"/>
                <w:szCs w:val="28"/>
              </w:rPr>
            </w:rPrChange>
          </w:rPr>
          <w:t>Provides PCM/I2S audio interface</w:t>
        </w:r>
      </w:ins>
    </w:p>
    <w:p w14:paraId="32276997" w14:textId="4ADB5BBC" w:rsidR="00A8428E" w:rsidRDefault="002D159F">
      <w:pPr>
        <w:pStyle w:val="ListParagraph"/>
        <w:numPr>
          <w:ilvl w:val="0"/>
          <w:numId w:val="1"/>
        </w:numPr>
        <w:rPr>
          <w:ins w:id="95" w:author="Daniel Vazquez" w:date="2022-02-20T21:22:00Z"/>
          <w:b/>
          <w:bCs/>
          <w:sz w:val="28"/>
          <w:szCs w:val="28"/>
        </w:rPr>
      </w:pPr>
      <w:ins w:id="96" w:author="Daniel Vazquez" w:date="2022-02-17T21:53:00Z">
        <w:r w:rsidRPr="002D159F">
          <w:rPr>
            <w:b/>
            <w:bCs/>
            <w:sz w:val="28"/>
            <w:szCs w:val="28"/>
            <w:rPrChange w:id="97" w:author="Daniel Vazquez" w:date="2022-02-17T21:53:00Z">
              <w:rPr/>
            </w:rPrChange>
          </w:rPr>
          <w:t>RTC and Low Power Management</w:t>
        </w:r>
        <w:r>
          <w:rPr>
            <w:b/>
            <w:bCs/>
            <w:sz w:val="28"/>
            <w:szCs w:val="28"/>
          </w:rPr>
          <w:t xml:space="preserve"> </w:t>
        </w:r>
      </w:ins>
    </w:p>
    <w:p w14:paraId="5B715F94" w14:textId="41A7D3F2" w:rsidR="002A6989" w:rsidRPr="00E25349" w:rsidRDefault="00E25349" w:rsidP="002A6989">
      <w:pPr>
        <w:pStyle w:val="ListParagraph"/>
        <w:numPr>
          <w:ilvl w:val="1"/>
          <w:numId w:val="1"/>
        </w:numPr>
        <w:rPr>
          <w:ins w:id="98" w:author="Daniel Vazquez" w:date="2022-02-20T21:23:00Z"/>
          <w:b/>
          <w:bCs/>
          <w:sz w:val="28"/>
          <w:szCs w:val="28"/>
          <w:rPrChange w:id="99" w:author="Daniel Vazquez" w:date="2022-02-20T21:23:00Z">
            <w:rPr>
              <w:ins w:id="100" w:author="Daniel Vazquez" w:date="2022-02-20T21:23:00Z"/>
              <w:sz w:val="28"/>
              <w:szCs w:val="28"/>
            </w:rPr>
          </w:rPrChange>
        </w:rPr>
      </w:pPr>
      <w:ins w:id="101" w:author="Daniel Vazquez" w:date="2022-02-20T21:23:00Z">
        <w:r>
          <w:rPr>
            <w:sz w:val="28"/>
            <w:szCs w:val="28"/>
          </w:rPr>
          <w:t>Power modes</w:t>
        </w:r>
      </w:ins>
    </w:p>
    <w:p w14:paraId="73DF9ED2" w14:textId="77777777" w:rsidR="00604D44" w:rsidRPr="00604D44" w:rsidRDefault="00E25349" w:rsidP="00604D44">
      <w:pPr>
        <w:pStyle w:val="ListParagraph"/>
        <w:numPr>
          <w:ilvl w:val="2"/>
          <w:numId w:val="1"/>
        </w:numPr>
        <w:rPr>
          <w:ins w:id="102" w:author="Daniel Vazquez" w:date="2022-02-20T21:25:00Z"/>
          <w:b/>
          <w:bCs/>
          <w:sz w:val="28"/>
          <w:szCs w:val="28"/>
          <w:rPrChange w:id="103" w:author="Daniel Vazquez" w:date="2022-02-20T21:25:00Z">
            <w:rPr>
              <w:ins w:id="104" w:author="Daniel Vazquez" w:date="2022-02-20T21:25:00Z"/>
              <w:sz w:val="28"/>
              <w:szCs w:val="28"/>
            </w:rPr>
          </w:rPrChange>
        </w:rPr>
      </w:pPr>
      <w:ins w:id="105" w:author="Daniel Vazquez" w:date="2022-02-20T21:23:00Z">
        <w:r w:rsidRPr="00604D44">
          <w:rPr>
            <w:sz w:val="28"/>
            <w:szCs w:val="28"/>
          </w:rPr>
          <w:t xml:space="preserve">Active </w:t>
        </w:r>
      </w:ins>
      <w:ins w:id="106" w:author="Daniel Vazquez" w:date="2022-02-20T21:24:00Z">
        <w:r w:rsidR="0062232A" w:rsidRPr="00604D44">
          <w:rPr>
            <w:sz w:val="28"/>
            <w:szCs w:val="28"/>
          </w:rPr>
          <w:t>– Chip radio is on, the chip can receive, transmit, o</w:t>
        </w:r>
      </w:ins>
      <w:ins w:id="107" w:author="Daniel Vazquez" w:date="2022-02-20T21:25:00Z">
        <w:r w:rsidR="0062232A" w:rsidRPr="00604D44">
          <w:rPr>
            <w:sz w:val="28"/>
            <w:szCs w:val="28"/>
          </w:rPr>
          <w:t>r listen</w:t>
        </w:r>
      </w:ins>
    </w:p>
    <w:p w14:paraId="7F4B39C8" w14:textId="6E36A9F2" w:rsidR="00E25349" w:rsidRPr="00604D44" w:rsidRDefault="00E25349" w:rsidP="00604D44">
      <w:pPr>
        <w:pStyle w:val="ListParagraph"/>
        <w:numPr>
          <w:ilvl w:val="2"/>
          <w:numId w:val="1"/>
        </w:numPr>
        <w:rPr>
          <w:ins w:id="108" w:author="Daniel Vazquez" w:date="2022-02-20T21:23:00Z"/>
          <w:b/>
          <w:bCs/>
          <w:sz w:val="28"/>
          <w:szCs w:val="28"/>
          <w:rPrChange w:id="109" w:author="Daniel Vazquez" w:date="2022-02-20T21:25:00Z">
            <w:rPr>
              <w:ins w:id="110" w:author="Daniel Vazquez" w:date="2022-02-20T21:23:00Z"/>
              <w:sz w:val="28"/>
              <w:szCs w:val="28"/>
            </w:rPr>
          </w:rPrChange>
        </w:rPr>
      </w:pPr>
      <w:ins w:id="111" w:author="Daniel Vazquez" w:date="2022-02-20T21:23:00Z">
        <w:r w:rsidRPr="00604D44">
          <w:rPr>
            <w:sz w:val="28"/>
            <w:szCs w:val="28"/>
          </w:rPr>
          <w:t>Modem sleep mode</w:t>
        </w:r>
      </w:ins>
      <w:ins w:id="112" w:author="Daniel Vazquez" w:date="2022-02-20T21:25:00Z">
        <w:r w:rsidR="00604D44">
          <w:rPr>
            <w:sz w:val="28"/>
            <w:szCs w:val="28"/>
          </w:rPr>
          <w:t xml:space="preserve"> – CPU is </w:t>
        </w:r>
      </w:ins>
      <w:ins w:id="113" w:author="Daniel Vazquez" w:date="2022-02-20T21:26:00Z">
        <w:r w:rsidR="00496985">
          <w:rPr>
            <w:sz w:val="28"/>
            <w:szCs w:val="28"/>
          </w:rPr>
          <w:t>operational,</w:t>
        </w:r>
      </w:ins>
      <w:ins w:id="114" w:author="Daniel Vazquez" w:date="2022-02-20T21:25:00Z">
        <w:r w:rsidR="00604D44">
          <w:rPr>
            <w:sz w:val="28"/>
            <w:szCs w:val="28"/>
          </w:rPr>
          <w:t xml:space="preserve"> </w:t>
        </w:r>
        <w:r w:rsidR="00496985">
          <w:rPr>
            <w:sz w:val="28"/>
            <w:szCs w:val="28"/>
          </w:rPr>
          <w:t>and the clock is configurable</w:t>
        </w:r>
      </w:ins>
      <w:ins w:id="115" w:author="Daniel Vazquez" w:date="2022-02-20T21:26:00Z">
        <w:r w:rsidR="00496985">
          <w:rPr>
            <w:sz w:val="28"/>
            <w:szCs w:val="28"/>
          </w:rPr>
          <w:t>. Radio and exterior boards are not</w:t>
        </w:r>
      </w:ins>
    </w:p>
    <w:p w14:paraId="2226AA3D" w14:textId="23B6B76E" w:rsidR="00E25349" w:rsidRPr="00E25349" w:rsidRDefault="00E25349" w:rsidP="00E25349">
      <w:pPr>
        <w:pStyle w:val="ListParagraph"/>
        <w:numPr>
          <w:ilvl w:val="2"/>
          <w:numId w:val="1"/>
        </w:numPr>
        <w:rPr>
          <w:ins w:id="116" w:author="Daniel Vazquez" w:date="2022-02-20T21:23:00Z"/>
          <w:b/>
          <w:bCs/>
          <w:sz w:val="28"/>
          <w:szCs w:val="28"/>
          <w:rPrChange w:id="117" w:author="Daniel Vazquez" w:date="2022-02-20T21:23:00Z">
            <w:rPr>
              <w:ins w:id="118" w:author="Daniel Vazquez" w:date="2022-02-20T21:23:00Z"/>
              <w:sz w:val="28"/>
              <w:szCs w:val="28"/>
            </w:rPr>
          </w:rPrChange>
        </w:rPr>
      </w:pPr>
      <w:ins w:id="119" w:author="Daniel Vazquez" w:date="2022-02-20T21:23:00Z">
        <w:r>
          <w:rPr>
            <w:sz w:val="28"/>
            <w:szCs w:val="28"/>
          </w:rPr>
          <w:t>Light sleep mode</w:t>
        </w:r>
      </w:ins>
      <w:ins w:id="120" w:author="Daniel Vazquez" w:date="2022-02-20T21:26:00Z">
        <w:r w:rsidR="00496985">
          <w:rPr>
            <w:sz w:val="28"/>
            <w:szCs w:val="28"/>
          </w:rPr>
          <w:t xml:space="preserve"> – CPU is paused</w:t>
        </w:r>
        <w:r w:rsidR="001B7AC4">
          <w:rPr>
            <w:sz w:val="28"/>
            <w:szCs w:val="28"/>
          </w:rPr>
          <w:t xml:space="preserve">, any </w:t>
        </w:r>
      </w:ins>
      <w:ins w:id="121" w:author="Daniel Vazquez" w:date="2022-02-20T21:27:00Z">
        <w:r w:rsidR="004E6270">
          <w:rPr>
            <w:sz w:val="28"/>
            <w:szCs w:val="28"/>
          </w:rPr>
          <w:t>wake-up</w:t>
        </w:r>
      </w:ins>
      <w:ins w:id="122" w:author="Daniel Vazquez" w:date="2022-02-20T21:26:00Z">
        <w:r w:rsidR="001B7AC4">
          <w:rPr>
            <w:sz w:val="28"/>
            <w:szCs w:val="28"/>
          </w:rPr>
          <w:t xml:space="preserve"> events will </w:t>
        </w:r>
      </w:ins>
      <w:ins w:id="123" w:author="Daniel Vazquez" w:date="2022-02-20T21:27:00Z">
        <w:r w:rsidR="001B7AC4">
          <w:rPr>
            <w:sz w:val="28"/>
            <w:szCs w:val="28"/>
          </w:rPr>
          <w:t xml:space="preserve">wake up the </w:t>
        </w:r>
        <w:r w:rsidR="004E6270">
          <w:rPr>
            <w:sz w:val="28"/>
            <w:szCs w:val="28"/>
          </w:rPr>
          <w:t>chip</w:t>
        </w:r>
      </w:ins>
    </w:p>
    <w:p w14:paraId="5485B5EF" w14:textId="155095F2" w:rsidR="00E25349" w:rsidRPr="00512146" w:rsidRDefault="00512146" w:rsidP="00E25349">
      <w:pPr>
        <w:pStyle w:val="ListParagraph"/>
        <w:numPr>
          <w:ilvl w:val="2"/>
          <w:numId w:val="1"/>
        </w:numPr>
        <w:rPr>
          <w:ins w:id="124" w:author="Daniel Vazquez" w:date="2022-02-20T21:24:00Z"/>
          <w:b/>
          <w:bCs/>
          <w:sz w:val="28"/>
          <w:szCs w:val="28"/>
          <w:rPrChange w:id="125" w:author="Daniel Vazquez" w:date="2022-02-20T21:24:00Z">
            <w:rPr>
              <w:ins w:id="126" w:author="Daniel Vazquez" w:date="2022-02-20T21:24:00Z"/>
              <w:sz w:val="28"/>
              <w:szCs w:val="28"/>
            </w:rPr>
          </w:rPrChange>
        </w:rPr>
      </w:pPr>
      <w:ins w:id="127" w:author="Daniel Vazquez" w:date="2022-02-20T21:23:00Z">
        <w:r>
          <w:rPr>
            <w:sz w:val="28"/>
            <w:szCs w:val="28"/>
          </w:rPr>
          <w:t>Deep sl</w:t>
        </w:r>
      </w:ins>
      <w:ins w:id="128" w:author="Daniel Vazquez" w:date="2022-02-20T21:24:00Z">
        <w:r>
          <w:rPr>
            <w:sz w:val="28"/>
            <w:szCs w:val="28"/>
          </w:rPr>
          <w:t>eep mode</w:t>
        </w:r>
      </w:ins>
      <w:ins w:id="129" w:author="Daniel Vazquez" w:date="2022-02-20T21:27:00Z">
        <w:r w:rsidR="004E6270">
          <w:rPr>
            <w:sz w:val="28"/>
            <w:szCs w:val="28"/>
          </w:rPr>
          <w:t xml:space="preserve"> – Only the RTC memory and RTC peripherals </w:t>
        </w:r>
        <w:r w:rsidR="000C5044">
          <w:rPr>
            <w:sz w:val="28"/>
            <w:szCs w:val="28"/>
          </w:rPr>
          <w:t>are powered on.</w:t>
        </w:r>
      </w:ins>
    </w:p>
    <w:p w14:paraId="44A83343" w14:textId="7729693B" w:rsidR="00512146" w:rsidRPr="00512146" w:rsidRDefault="00512146" w:rsidP="00E25349">
      <w:pPr>
        <w:pStyle w:val="ListParagraph"/>
        <w:numPr>
          <w:ilvl w:val="2"/>
          <w:numId w:val="1"/>
        </w:numPr>
        <w:rPr>
          <w:ins w:id="130" w:author="Daniel Vazquez" w:date="2022-02-20T21:24:00Z"/>
          <w:b/>
          <w:bCs/>
          <w:sz w:val="28"/>
          <w:szCs w:val="28"/>
          <w:rPrChange w:id="131" w:author="Daniel Vazquez" w:date="2022-02-20T21:24:00Z">
            <w:rPr>
              <w:ins w:id="132" w:author="Daniel Vazquez" w:date="2022-02-20T21:24:00Z"/>
              <w:sz w:val="28"/>
              <w:szCs w:val="28"/>
            </w:rPr>
          </w:rPrChange>
        </w:rPr>
      </w:pPr>
      <w:ins w:id="133" w:author="Daniel Vazquez" w:date="2022-02-20T21:24:00Z">
        <w:r>
          <w:rPr>
            <w:sz w:val="28"/>
            <w:szCs w:val="28"/>
          </w:rPr>
          <w:t>Hibernation mode</w:t>
        </w:r>
      </w:ins>
      <w:ins w:id="134" w:author="Daniel Vazquez" w:date="2022-02-20T21:27:00Z">
        <w:r w:rsidR="000C5044">
          <w:rPr>
            <w:sz w:val="28"/>
            <w:szCs w:val="28"/>
          </w:rPr>
          <w:t xml:space="preserve"> </w:t>
        </w:r>
      </w:ins>
      <w:ins w:id="135" w:author="Daniel Vazquez" w:date="2022-02-20T21:28:00Z">
        <w:r w:rsidR="00364014">
          <w:rPr>
            <w:sz w:val="28"/>
            <w:szCs w:val="28"/>
          </w:rPr>
          <w:t>–</w:t>
        </w:r>
      </w:ins>
      <w:ins w:id="136" w:author="Daniel Vazquez" w:date="2022-02-20T21:27:00Z">
        <w:r w:rsidR="000C5044">
          <w:rPr>
            <w:sz w:val="28"/>
            <w:szCs w:val="28"/>
          </w:rPr>
          <w:t xml:space="preserve"> </w:t>
        </w:r>
      </w:ins>
      <w:ins w:id="137" w:author="Daniel Vazquez" w:date="2022-02-20T21:28:00Z">
        <w:r w:rsidR="00364014">
          <w:rPr>
            <w:sz w:val="28"/>
            <w:szCs w:val="28"/>
          </w:rPr>
          <w:t>Only one RTC timer on the slow clock and certain RTC GPIOs are act</w:t>
        </w:r>
      </w:ins>
      <w:ins w:id="138" w:author="Daniel Vazquez" w:date="2022-02-20T21:29:00Z">
        <w:r w:rsidR="00364014">
          <w:rPr>
            <w:sz w:val="28"/>
            <w:szCs w:val="28"/>
          </w:rPr>
          <w:t>ive</w:t>
        </w:r>
      </w:ins>
    </w:p>
    <w:p w14:paraId="6BDFBD80" w14:textId="05BA3B46" w:rsidR="00573F0A" w:rsidRPr="00496401" w:rsidRDefault="009A63B6" w:rsidP="00496401">
      <w:pPr>
        <w:pStyle w:val="ListParagraph"/>
        <w:numPr>
          <w:ilvl w:val="1"/>
          <w:numId w:val="1"/>
        </w:numPr>
        <w:rPr>
          <w:ins w:id="139" w:author="Daniel Vazquez" w:date="2022-02-20T21:36:00Z"/>
          <w:b/>
          <w:bCs/>
          <w:sz w:val="28"/>
          <w:szCs w:val="28"/>
          <w:rPrChange w:id="140" w:author="Daniel Vazquez" w:date="2022-02-20T21:36:00Z">
            <w:rPr>
              <w:ins w:id="141" w:author="Daniel Vazquez" w:date="2022-02-20T21:36:00Z"/>
              <w:sz w:val="28"/>
              <w:szCs w:val="28"/>
            </w:rPr>
          </w:rPrChange>
        </w:rPr>
      </w:pPr>
      <w:ins w:id="142" w:author="Daniel Vazquez" w:date="2022-02-20T21:32:00Z">
        <w:r>
          <w:rPr>
            <w:sz w:val="28"/>
            <w:szCs w:val="28"/>
          </w:rPr>
          <w:t xml:space="preserve">For the most part the power consumption of the </w:t>
        </w:r>
        <w:r w:rsidR="00A032E4">
          <w:rPr>
            <w:sz w:val="28"/>
            <w:szCs w:val="28"/>
          </w:rPr>
          <w:t>chip depends on the m</w:t>
        </w:r>
      </w:ins>
      <w:ins w:id="143" w:author="Daniel Vazquez" w:date="2022-02-20T21:33:00Z">
        <w:r w:rsidR="00A032E4">
          <w:rPr>
            <w:sz w:val="28"/>
            <w:szCs w:val="28"/>
          </w:rPr>
          <w:t xml:space="preserve">ode, with </w:t>
        </w:r>
        <w:r w:rsidR="00573F0A">
          <w:rPr>
            <w:sz w:val="28"/>
            <w:szCs w:val="28"/>
          </w:rPr>
          <w:t>most of the modes being around 80 mA</w:t>
        </w:r>
      </w:ins>
    </w:p>
    <w:p w14:paraId="08755C17" w14:textId="42E60755" w:rsidR="00496401" w:rsidRPr="00496401" w:rsidRDefault="00496401">
      <w:pPr>
        <w:pStyle w:val="ListParagraph"/>
        <w:numPr>
          <w:ilvl w:val="1"/>
          <w:numId w:val="1"/>
        </w:numPr>
        <w:rPr>
          <w:ins w:id="144" w:author="Daniel Vazquez" w:date="2022-02-20T21:36:00Z"/>
          <w:b/>
          <w:bCs/>
          <w:sz w:val="28"/>
          <w:szCs w:val="28"/>
          <w:rPrChange w:id="145" w:author="Daniel Vazquez" w:date="2022-02-20T21:36:00Z">
            <w:rPr>
              <w:ins w:id="146" w:author="Daniel Vazquez" w:date="2022-02-20T21:36:00Z"/>
              <w:sz w:val="28"/>
              <w:szCs w:val="28"/>
            </w:rPr>
          </w:rPrChange>
        </w:rPr>
        <w:pPrChange w:id="147" w:author="Daniel Vazquez" w:date="2022-02-23T21:37:00Z">
          <w:pPr>
            <w:pStyle w:val="ListParagraph"/>
            <w:numPr>
              <w:numId w:val="1"/>
            </w:numPr>
            <w:ind w:hanging="360"/>
          </w:pPr>
        </w:pPrChange>
      </w:pPr>
      <w:ins w:id="148" w:author="Daniel Vazquez" w:date="2022-02-20T21:36:00Z">
        <w:r>
          <w:rPr>
            <w:sz w:val="28"/>
            <w:szCs w:val="28"/>
          </w:rPr>
          <w:t>SAR ADC</w:t>
        </w:r>
      </w:ins>
    </w:p>
    <w:p w14:paraId="1CDD8F2C" w14:textId="5EED4589" w:rsidR="00D549DE" w:rsidRPr="008D7FEF" w:rsidRDefault="00272D12">
      <w:pPr>
        <w:pStyle w:val="ListParagraph"/>
        <w:numPr>
          <w:ilvl w:val="2"/>
          <w:numId w:val="1"/>
        </w:numPr>
        <w:rPr>
          <w:ins w:id="149" w:author="Daniel Vazquez" w:date="2022-02-20T21:59:00Z"/>
          <w:b/>
          <w:bCs/>
          <w:sz w:val="28"/>
          <w:szCs w:val="28"/>
          <w:rPrChange w:id="150" w:author="Daniel Vazquez" w:date="2022-02-20T21:59:00Z">
            <w:rPr>
              <w:ins w:id="151" w:author="Daniel Vazquez" w:date="2022-02-20T21:59:00Z"/>
              <w:sz w:val="28"/>
              <w:szCs w:val="28"/>
            </w:rPr>
          </w:rPrChange>
        </w:rPr>
        <w:pPrChange w:id="152" w:author="Daniel Vazquez" w:date="2022-02-23T21:37:00Z">
          <w:pPr>
            <w:pStyle w:val="ListParagraph"/>
            <w:numPr>
              <w:ilvl w:val="1"/>
              <w:numId w:val="1"/>
            </w:numPr>
            <w:ind w:left="1440" w:hanging="360"/>
          </w:pPr>
        </w:pPrChange>
      </w:pPr>
      <w:ins w:id="153" w:author="Daniel Vazquez" w:date="2022-02-20T21:44:00Z">
        <w:r>
          <w:rPr>
            <w:sz w:val="28"/>
            <w:szCs w:val="28"/>
          </w:rPr>
          <w:t xml:space="preserve">Successive </w:t>
        </w:r>
        <w:r w:rsidR="00D549DE">
          <w:rPr>
            <w:sz w:val="28"/>
            <w:szCs w:val="28"/>
          </w:rPr>
          <w:t>Approximation Registers</w:t>
        </w:r>
      </w:ins>
    </w:p>
    <w:p w14:paraId="328442E8" w14:textId="0CE7C36D" w:rsidR="008D7FEF" w:rsidRDefault="008D7FEF">
      <w:pPr>
        <w:pStyle w:val="ListParagraph"/>
        <w:numPr>
          <w:ilvl w:val="0"/>
          <w:numId w:val="1"/>
        </w:numPr>
        <w:rPr>
          <w:ins w:id="154" w:author="Daniel Vazquez" w:date="2022-02-23T21:36:00Z"/>
          <w:b/>
          <w:bCs/>
          <w:sz w:val="28"/>
          <w:szCs w:val="28"/>
        </w:rPr>
      </w:pPr>
      <w:ins w:id="155" w:author="Daniel Vazquez" w:date="2022-02-20T21:59:00Z">
        <w:r>
          <w:rPr>
            <w:b/>
            <w:bCs/>
            <w:sz w:val="28"/>
            <w:szCs w:val="28"/>
          </w:rPr>
          <w:t xml:space="preserve">Electrical </w:t>
        </w:r>
      </w:ins>
      <w:ins w:id="156" w:author="Daniel Vazquez" w:date="2022-02-20T22:00:00Z">
        <w:r w:rsidR="00D26143">
          <w:rPr>
            <w:b/>
            <w:bCs/>
            <w:sz w:val="28"/>
            <w:szCs w:val="28"/>
          </w:rPr>
          <w:t xml:space="preserve">Characteristics </w:t>
        </w:r>
      </w:ins>
    </w:p>
    <w:p w14:paraId="29779294" w14:textId="22FC6BFC" w:rsidR="00853835" w:rsidRDefault="00316DFA">
      <w:pPr>
        <w:pStyle w:val="ListParagraph"/>
        <w:numPr>
          <w:ilvl w:val="1"/>
          <w:numId w:val="1"/>
        </w:numPr>
        <w:rPr>
          <w:ins w:id="157" w:author="Daniel Vazquez" w:date="2022-02-23T21:37:00Z"/>
          <w:sz w:val="28"/>
          <w:szCs w:val="28"/>
        </w:rPr>
        <w:pPrChange w:id="158" w:author="Daniel Vazquez" w:date="2022-02-23T21:38:00Z">
          <w:pPr>
            <w:pStyle w:val="ListParagraph"/>
          </w:pPr>
        </w:pPrChange>
      </w:pPr>
      <w:ins w:id="159" w:author="Daniel Vazquez" w:date="2022-02-23T21:37:00Z">
        <w:r>
          <w:rPr>
            <w:sz w:val="28"/>
            <w:szCs w:val="28"/>
          </w:rPr>
          <w:t xml:space="preserve">Voltage </w:t>
        </w:r>
        <w:r w:rsidR="009D13EF">
          <w:rPr>
            <w:sz w:val="28"/>
            <w:szCs w:val="28"/>
          </w:rPr>
          <w:t xml:space="preserve">applied to power supply pins per power domain </w:t>
        </w:r>
      </w:ins>
    </w:p>
    <w:p w14:paraId="45B853D4" w14:textId="58E3E2BE" w:rsidR="00864E95" w:rsidRDefault="00864E95" w:rsidP="00864E95">
      <w:pPr>
        <w:pStyle w:val="ListParagraph"/>
        <w:numPr>
          <w:ilvl w:val="2"/>
          <w:numId w:val="1"/>
        </w:numPr>
        <w:rPr>
          <w:ins w:id="160" w:author="Daniel Vazquez" w:date="2022-02-23T21:38:00Z"/>
          <w:sz w:val="28"/>
          <w:szCs w:val="28"/>
        </w:rPr>
      </w:pPr>
      <w:proofErr w:type="gramStart"/>
      <w:ins w:id="161" w:author="Daniel Vazquez" w:date="2022-02-23T21:38:00Z">
        <w:r>
          <w:rPr>
            <w:sz w:val="28"/>
            <w:szCs w:val="28"/>
          </w:rPr>
          <w:t>Min :</w:t>
        </w:r>
        <w:proofErr w:type="gramEnd"/>
        <w:r>
          <w:rPr>
            <w:sz w:val="28"/>
            <w:szCs w:val="28"/>
          </w:rPr>
          <w:t xml:space="preserve"> -0.3 V</w:t>
        </w:r>
      </w:ins>
    </w:p>
    <w:p w14:paraId="0BD820D5" w14:textId="1D61B008" w:rsidR="00864E95" w:rsidRDefault="00864E95" w:rsidP="00864E95">
      <w:pPr>
        <w:pStyle w:val="ListParagraph"/>
        <w:numPr>
          <w:ilvl w:val="2"/>
          <w:numId w:val="1"/>
        </w:numPr>
        <w:rPr>
          <w:ins w:id="162" w:author="Daniel Vazquez" w:date="2022-02-23T21:38:00Z"/>
          <w:sz w:val="28"/>
          <w:szCs w:val="28"/>
        </w:rPr>
      </w:pPr>
      <w:proofErr w:type="gramStart"/>
      <w:ins w:id="163" w:author="Daniel Vazquez" w:date="2022-02-23T21:38:00Z">
        <w:r>
          <w:rPr>
            <w:sz w:val="28"/>
            <w:szCs w:val="28"/>
          </w:rPr>
          <w:t>Max :</w:t>
        </w:r>
        <w:proofErr w:type="gramEnd"/>
        <w:r>
          <w:rPr>
            <w:sz w:val="28"/>
            <w:szCs w:val="28"/>
          </w:rPr>
          <w:t xml:space="preserve"> 3.6 V</w:t>
        </w:r>
      </w:ins>
    </w:p>
    <w:p w14:paraId="331925F5" w14:textId="1A00AA7A" w:rsidR="006D769F" w:rsidRDefault="006D769F" w:rsidP="006D769F">
      <w:pPr>
        <w:pStyle w:val="ListParagraph"/>
        <w:numPr>
          <w:ilvl w:val="1"/>
          <w:numId w:val="1"/>
        </w:numPr>
        <w:rPr>
          <w:ins w:id="164" w:author="Daniel Vazquez" w:date="2022-02-23T21:39:00Z"/>
          <w:sz w:val="28"/>
          <w:szCs w:val="28"/>
        </w:rPr>
      </w:pPr>
      <w:ins w:id="165" w:author="Daniel Vazquez" w:date="2022-02-23T21:38:00Z">
        <w:r>
          <w:rPr>
            <w:sz w:val="28"/>
            <w:szCs w:val="28"/>
          </w:rPr>
          <w:t>Cumulative IO output curr</w:t>
        </w:r>
      </w:ins>
      <w:ins w:id="166" w:author="Daniel Vazquez" w:date="2022-02-23T21:39:00Z">
        <w:r>
          <w:rPr>
            <w:sz w:val="28"/>
            <w:szCs w:val="28"/>
          </w:rPr>
          <w:t>ent</w:t>
        </w:r>
      </w:ins>
    </w:p>
    <w:p w14:paraId="3661916F" w14:textId="1437796A" w:rsidR="006D769F" w:rsidRDefault="009A0414" w:rsidP="006D769F">
      <w:pPr>
        <w:pStyle w:val="ListParagraph"/>
        <w:numPr>
          <w:ilvl w:val="2"/>
          <w:numId w:val="1"/>
        </w:numPr>
        <w:rPr>
          <w:ins w:id="167" w:author="Daniel Vazquez" w:date="2022-02-23T21:39:00Z"/>
          <w:sz w:val="28"/>
          <w:szCs w:val="28"/>
        </w:rPr>
      </w:pPr>
      <w:proofErr w:type="gramStart"/>
      <w:ins w:id="168" w:author="Daniel Vazquez" w:date="2022-02-23T21:39:00Z">
        <w:r>
          <w:rPr>
            <w:sz w:val="28"/>
            <w:szCs w:val="28"/>
          </w:rPr>
          <w:t>Max :</w:t>
        </w:r>
        <w:proofErr w:type="gramEnd"/>
        <w:r>
          <w:rPr>
            <w:sz w:val="28"/>
            <w:szCs w:val="28"/>
          </w:rPr>
          <w:t xml:space="preserve"> </w:t>
        </w:r>
        <w:r w:rsidR="006D769F">
          <w:rPr>
            <w:sz w:val="28"/>
            <w:szCs w:val="28"/>
          </w:rPr>
          <w:t>1200 m</w:t>
        </w:r>
      </w:ins>
      <w:ins w:id="169" w:author="Daniel Vazquez" w:date="2022-02-23T21:58:00Z">
        <w:r w:rsidR="00801B26">
          <w:rPr>
            <w:sz w:val="28"/>
            <w:szCs w:val="28"/>
          </w:rPr>
          <w:t>A</w:t>
        </w:r>
      </w:ins>
    </w:p>
    <w:p w14:paraId="66710C12" w14:textId="3681B298" w:rsidR="009A0414" w:rsidRDefault="00635259" w:rsidP="009A0414">
      <w:pPr>
        <w:pStyle w:val="ListParagraph"/>
        <w:numPr>
          <w:ilvl w:val="1"/>
          <w:numId w:val="1"/>
        </w:numPr>
        <w:rPr>
          <w:ins w:id="170" w:author="Daniel Vazquez" w:date="2022-02-23T21:55:00Z"/>
          <w:sz w:val="28"/>
          <w:szCs w:val="28"/>
        </w:rPr>
      </w:pPr>
      <w:ins w:id="171" w:author="Daniel Vazquez" w:date="2022-02-23T21:54:00Z">
        <w:r>
          <w:rPr>
            <w:sz w:val="28"/>
            <w:szCs w:val="28"/>
          </w:rPr>
          <w:t xml:space="preserve">LDO = Low </w:t>
        </w:r>
      </w:ins>
      <w:ins w:id="172" w:author="Daniel Vazquez" w:date="2022-02-23T21:55:00Z">
        <w:r>
          <w:rPr>
            <w:sz w:val="28"/>
            <w:szCs w:val="28"/>
          </w:rPr>
          <w:t>dropout re</w:t>
        </w:r>
        <w:r w:rsidR="00EC7079">
          <w:rPr>
            <w:sz w:val="28"/>
            <w:szCs w:val="28"/>
          </w:rPr>
          <w:t>gulator</w:t>
        </w:r>
      </w:ins>
    </w:p>
    <w:p w14:paraId="54F94F72" w14:textId="295ECE16" w:rsidR="00EC7079" w:rsidRDefault="00EA6A2C" w:rsidP="009A0414">
      <w:pPr>
        <w:pStyle w:val="ListParagraph"/>
        <w:numPr>
          <w:ilvl w:val="1"/>
          <w:numId w:val="1"/>
        </w:numPr>
        <w:rPr>
          <w:ins w:id="173" w:author="Daniel Vazquez" w:date="2022-02-23T21:58:00Z"/>
          <w:sz w:val="28"/>
          <w:szCs w:val="28"/>
        </w:rPr>
      </w:pPr>
      <w:ins w:id="174" w:author="Daniel Vazquez" w:date="2022-02-23T21:57:00Z">
        <w:r>
          <w:rPr>
            <w:sz w:val="28"/>
            <w:szCs w:val="28"/>
          </w:rPr>
          <w:t>High level sour</w:t>
        </w:r>
      </w:ins>
      <w:ins w:id="175" w:author="Daniel Vazquez" w:date="2022-02-23T21:58:00Z">
        <w:r>
          <w:rPr>
            <w:sz w:val="28"/>
            <w:szCs w:val="28"/>
          </w:rPr>
          <w:t>ce current</w:t>
        </w:r>
      </w:ins>
    </w:p>
    <w:p w14:paraId="28E257D8" w14:textId="503F1CB9" w:rsidR="00EA6A2C" w:rsidRDefault="00DD6D30" w:rsidP="00EA6A2C">
      <w:pPr>
        <w:pStyle w:val="ListParagraph"/>
        <w:numPr>
          <w:ilvl w:val="2"/>
          <w:numId w:val="1"/>
        </w:numPr>
        <w:rPr>
          <w:ins w:id="176" w:author="Daniel Vazquez" w:date="2022-02-23T21:58:00Z"/>
          <w:sz w:val="28"/>
          <w:szCs w:val="28"/>
        </w:rPr>
      </w:pPr>
      <w:ins w:id="177" w:author="Daniel Vazquez" w:date="2022-02-23T21:58:00Z">
        <w:r>
          <w:rPr>
            <w:sz w:val="28"/>
            <w:szCs w:val="28"/>
          </w:rPr>
          <w:t>40 m</w:t>
        </w:r>
        <w:r w:rsidR="00801B26">
          <w:rPr>
            <w:sz w:val="28"/>
            <w:szCs w:val="28"/>
          </w:rPr>
          <w:t>A</w:t>
        </w:r>
      </w:ins>
    </w:p>
    <w:p w14:paraId="0057ABFB" w14:textId="2EEDE5F8" w:rsidR="00DD6D30" w:rsidRDefault="00DD6D30" w:rsidP="00DD6D30">
      <w:pPr>
        <w:pStyle w:val="ListParagraph"/>
        <w:numPr>
          <w:ilvl w:val="1"/>
          <w:numId w:val="1"/>
        </w:numPr>
        <w:rPr>
          <w:ins w:id="178" w:author="Daniel Vazquez" w:date="2022-02-23T21:58:00Z"/>
          <w:sz w:val="28"/>
          <w:szCs w:val="28"/>
        </w:rPr>
      </w:pPr>
      <w:ins w:id="179" w:author="Daniel Vazquez" w:date="2022-02-23T21:58:00Z">
        <w:r>
          <w:rPr>
            <w:sz w:val="28"/>
            <w:szCs w:val="28"/>
          </w:rPr>
          <w:t>Low level sink current</w:t>
        </w:r>
      </w:ins>
    </w:p>
    <w:p w14:paraId="6146AA79" w14:textId="4D142F11" w:rsidR="00DD6D30" w:rsidRDefault="00DD6D30" w:rsidP="00DD6D30">
      <w:pPr>
        <w:pStyle w:val="ListParagraph"/>
        <w:numPr>
          <w:ilvl w:val="2"/>
          <w:numId w:val="1"/>
        </w:numPr>
        <w:rPr>
          <w:ins w:id="180" w:author="Daniel Vazquez" w:date="2022-02-23T21:58:00Z"/>
          <w:sz w:val="28"/>
          <w:szCs w:val="28"/>
        </w:rPr>
      </w:pPr>
      <w:ins w:id="181" w:author="Daniel Vazquez" w:date="2022-02-23T21:58:00Z">
        <w:r>
          <w:rPr>
            <w:sz w:val="28"/>
            <w:szCs w:val="28"/>
          </w:rPr>
          <w:t>28 m</w:t>
        </w:r>
        <w:r w:rsidR="00801B26">
          <w:rPr>
            <w:sz w:val="28"/>
            <w:szCs w:val="28"/>
          </w:rPr>
          <w:t>A</w:t>
        </w:r>
      </w:ins>
    </w:p>
    <w:p w14:paraId="0CC42E7A" w14:textId="5F1441A6" w:rsidR="00CF7F3B" w:rsidRDefault="00CF7F3B">
      <w:pPr>
        <w:rPr>
          <w:ins w:id="182" w:author="Daniel Vazquez" w:date="2022-02-23T22:05:00Z"/>
          <w:sz w:val="28"/>
          <w:szCs w:val="28"/>
        </w:rPr>
      </w:pPr>
      <w:ins w:id="183" w:author="Daniel Vazquez" w:date="2022-02-23T22:05:00Z">
        <w:r>
          <w:rPr>
            <w:sz w:val="28"/>
            <w:szCs w:val="28"/>
          </w:rPr>
          <w:br w:type="page"/>
        </w:r>
      </w:ins>
    </w:p>
    <w:p w14:paraId="3217C0E3" w14:textId="77777777" w:rsidR="00CF7F3B" w:rsidRDefault="00CF7F3B">
      <w:pPr>
        <w:pStyle w:val="Heading1"/>
        <w:rPr>
          <w:ins w:id="184" w:author="Daniel Vazquez" w:date="2022-02-23T22:05:00Z"/>
        </w:rPr>
        <w:pPrChange w:id="185" w:author="Daniel Vazquez" w:date="2022-02-23T22:05:00Z">
          <w:pPr>
            <w:pStyle w:val="Heading1"/>
            <w:shd w:val="clear" w:color="auto" w:fill="FCFCFC"/>
            <w:spacing w:before="0"/>
          </w:pPr>
        </w:pPrChange>
      </w:pPr>
      <w:bookmarkStart w:id="186" w:name="_Toc96546636"/>
      <w:ins w:id="187" w:author="Daniel Vazquez" w:date="2022-02-23T22:05:00Z">
        <w:r>
          <w:lastRenderedPageBreak/>
          <w:t>ESP-IDF Programming Guide</w:t>
        </w:r>
        <w:bookmarkEnd w:id="186"/>
      </w:ins>
    </w:p>
    <w:p w14:paraId="27276B3A" w14:textId="269873DB" w:rsidR="00DD6D30" w:rsidRDefault="00C33567">
      <w:pPr>
        <w:rPr>
          <w:ins w:id="188" w:author="Daniel Vazquez" w:date="2022-02-25T12:15:00Z"/>
          <w:sz w:val="28"/>
          <w:szCs w:val="28"/>
        </w:rPr>
      </w:pPr>
      <w:ins w:id="189" w:author="Daniel Vazquez" w:date="2022-02-23T22:06:00Z">
        <w:r>
          <w:rPr>
            <w:sz w:val="28"/>
            <w:szCs w:val="28"/>
          </w:rPr>
          <w:t>(</w:t>
        </w:r>
      </w:ins>
      <w:ins w:id="190" w:author="Daniel Vazquez" w:date="2022-02-25T12:15:00Z">
        <w:r w:rsidR="00862F26">
          <w:rPr>
            <w:sz w:val="28"/>
            <w:szCs w:val="28"/>
          </w:rPr>
          <w:fldChar w:fldCharType="begin"/>
        </w:r>
        <w:r w:rsidR="00862F26">
          <w:rPr>
            <w:sz w:val="28"/>
            <w:szCs w:val="28"/>
          </w:rPr>
          <w:instrText xml:space="preserve"> HYPERLINK "</w:instrText>
        </w:r>
      </w:ins>
      <w:ins w:id="191" w:author="Daniel Vazquez" w:date="2022-02-23T22:06:00Z">
        <w:r w:rsidR="00862F26" w:rsidRPr="00C33567">
          <w:rPr>
            <w:sz w:val="28"/>
            <w:szCs w:val="28"/>
          </w:rPr>
          <w:instrText>https://docs.espressif.com/projects/esp-idf/en/latest/esp32/</w:instrText>
        </w:r>
      </w:ins>
      <w:ins w:id="192" w:author="Daniel Vazquez" w:date="2022-02-25T12:15:00Z">
        <w:r w:rsidR="00862F26">
          <w:rPr>
            <w:sz w:val="28"/>
            <w:szCs w:val="28"/>
          </w:rPr>
          <w:instrText xml:space="preserve">" </w:instrText>
        </w:r>
        <w:r w:rsidR="00862F26">
          <w:rPr>
            <w:sz w:val="28"/>
            <w:szCs w:val="28"/>
          </w:rPr>
          <w:fldChar w:fldCharType="separate"/>
        </w:r>
      </w:ins>
      <w:ins w:id="193" w:author="Daniel Vazquez" w:date="2022-02-23T22:06:00Z">
        <w:r w:rsidR="00862F26" w:rsidRPr="00DC3FD4">
          <w:rPr>
            <w:rStyle w:val="Hyperlink"/>
            <w:sz w:val="28"/>
            <w:szCs w:val="28"/>
          </w:rPr>
          <w:t>https://docs.espressif.com/projects/esp-idf/en/latest/esp32/</w:t>
        </w:r>
      </w:ins>
      <w:ins w:id="194" w:author="Daniel Vazquez" w:date="2022-02-25T12:15:00Z">
        <w:r w:rsidR="00862F26">
          <w:rPr>
            <w:sz w:val="28"/>
            <w:szCs w:val="28"/>
          </w:rPr>
          <w:fldChar w:fldCharType="end"/>
        </w:r>
      </w:ins>
      <w:ins w:id="195" w:author="Daniel Vazquez" w:date="2022-02-23T22:06:00Z">
        <w:r>
          <w:rPr>
            <w:sz w:val="28"/>
            <w:szCs w:val="28"/>
          </w:rPr>
          <w:t>)</w:t>
        </w:r>
      </w:ins>
    </w:p>
    <w:p w14:paraId="3AD15615" w14:textId="5E8077DE" w:rsidR="00862F26" w:rsidRDefault="00651320">
      <w:pPr>
        <w:rPr>
          <w:ins w:id="196" w:author="Daniel Vazquez" w:date="2022-02-25T12:18:00Z"/>
          <w:sz w:val="28"/>
          <w:szCs w:val="28"/>
        </w:rPr>
      </w:pPr>
      <w:proofErr w:type="spellStart"/>
      <w:ins w:id="197" w:author="Daniel Vazquez" w:date="2022-02-25T12:17:00Z">
        <w:r>
          <w:rPr>
            <w:sz w:val="28"/>
            <w:szCs w:val="28"/>
          </w:rPr>
          <w:t>WiFi</w:t>
        </w:r>
        <w:proofErr w:type="spellEnd"/>
        <w:r>
          <w:rPr>
            <w:sz w:val="28"/>
            <w:szCs w:val="28"/>
          </w:rPr>
          <w:t xml:space="preserve"> (2.4 GHz Band)</w:t>
        </w:r>
      </w:ins>
    </w:p>
    <w:p w14:paraId="1694FAE6" w14:textId="28450CD5" w:rsidR="00651320" w:rsidRDefault="00651320">
      <w:pPr>
        <w:rPr>
          <w:ins w:id="198" w:author="Daniel Vazquez" w:date="2022-02-25T12:18:00Z"/>
          <w:sz w:val="28"/>
          <w:szCs w:val="28"/>
        </w:rPr>
      </w:pPr>
      <w:ins w:id="199" w:author="Daniel Vazquez" w:date="2022-02-25T12:18:00Z">
        <w:r>
          <w:rPr>
            <w:sz w:val="28"/>
            <w:szCs w:val="28"/>
          </w:rPr>
          <w:t>Bluetooth</w:t>
        </w:r>
      </w:ins>
    </w:p>
    <w:p w14:paraId="1EBC8C6A" w14:textId="5444BF9B" w:rsidR="00651320" w:rsidRDefault="00651320">
      <w:pPr>
        <w:rPr>
          <w:ins w:id="200" w:author="Daniel Vazquez" w:date="2022-02-25T12:18:00Z"/>
          <w:sz w:val="28"/>
          <w:szCs w:val="28"/>
        </w:rPr>
      </w:pPr>
      <w:ins w:id="201" w:author="Daniel Vazquez" w:date="2022-02-25T12:18:00Z">
        <w:r>
          <w:rPr>
            <w:sz w:val="28"/>
            <w:szCs w:val="28"/>
          </w:rPr>
          <w:t xml:space="preserve">Dual high performance </w:t>
        </w:r>
        <w:proofErr w:type="spellStart"/>
        <w:proofErr w:type="gramStart"/>
        <w:r>
          <w:rPr>
            <w:sz w:val="28"/>
            <w:szCs w:val="28"/>
          </w:rPr>
          <w:t>xtensa</w:t>
        </w:r>
        <w:proofErr w:type="spellEnd"/>
        <w:r>
          <w:rPr>
            <w:sz w:val="28"/>
            <w:szCs w:val="28"/>
          </w:rPr>
          <w:t xml:space="preserve">  </w:t>
        </w:r>
        <w:proofErr w:type="spellStart"/>
        <w:r>
          <w:rPr>
            <w:sz w:val="28"/>
            <w:szCs w:val="28"/>
          </w:rPr>
          <w:t>cpu</w:t>
        </w:r>
        <w:proofErr w:type="spellEnd"/>
        <w:proofErr w:type="gramEnd"/>
        <w:r>
          <w:rPr>
            <w:sz w:val="28"/>
            <w:szCs w:val="28"/>
          </w:rPr>
          <w:t xml:space="preserve"> cores</w:t>
        </w:r>
      </w:ins>
    </w:p>
    <w:p w14:paraId="0A2F84CC" w14:textId="11955A45" w:rsidR="00651320" w:rsidRDefault="00651320">
      <w:pPr>
        <w:rPr>
          <w:ins w:id="202" w:author="Daniel Vazquez" w:date="2022-02-25T12:18:00Z"/>
          <w:sz w:val="28"/>
          <w:szCs w:val="28"/>
        </w:rPr>
      </w:pPr>
      <w:proofErr w:type="spellStart"/>
      <w:ins w:id="203" w:author="Daniel Vazquez" w:date="2022-02-25T12:18:00Z">
        <w:r>
          <w:rPr>
            <w:sz w:val="28"/>
            <w:szCs w:val="28"/>
          </w:rPr>
          <w:t>Ultra low</w:t>
        </w:r>
        <w:proofErr w:type="spellEnd"/>
        <w:r>
          <w:rPr>
            <w:sz w:val="28"/>
            <w:szCs w:val="28"/>
          </w:rPr>
          <w:t xml:space="preserve"> power co processor</w:t>
        </w:r>
      </w:ins>
    </w:p>
    <w:p w14:paraId="7EEF0DAA" w14:textId="01EB05DC" w:rsidR="001E3E34" w:rsidRDefault="001E3E34">
      <w:pPr>
        <w:rPr>
          <w:ins w:id="204" w:author="Daniel Vazquez" w:date="2022-02-25T12:19:00Z"/>
          <w:sz w:val="28"/>
          <w:szCs w:val="28"/>
        </w:rPr>
      </w:pPr>
      <w:ins w:id="205" w:author="Daniel Vazquez" w:date="2022-02-25T12:19:00Z">
        <w:r>
          <w:rPr>
            <w:sz w:val="28"/>
            <w:szCs w:val="28"/>
          </w:rPr>
          <w:t>Multiple peripherals</w:t>
        </w:r>
      </w:ins>
    </w:p>
    <w:p w14:paraId="0C47504A" w14:textId="5672CE1B" w:rsidR="001E3E34" w:rsidRDefault="00D61C59">
      <w:pPr>
        <w:rPr>
          <w:ins w:id="206" w:author="Daniel Vazquez" w:date="2022-03-03T21:39:00Z"/>
          <w:sz w:val="28"/>
          <w:szCs w:val="28"/>
        </w:rPr>
      </w:pPr>
      <w:ins w:id="207" w:author="Daniel Vazquez" w:date="2022-03-03T21:39:00Z">
        <w:r>
          <w:rPr>
            <w:sz w:val="28"/>
            <w:szCs w:val="28"/>
          </w:rPr>
          <w:t xml:space="preserve">Review this </w:t>
        </w:r>
      </w:ins>
      <w:ins w:id="208" w:author="Daniel Vazquez" w:date="2022-03-28T22:12:00Z">
        <w:r w:rsidR="00737563">
          <w:rPr>
            <w:sz w:val="28"/>
            <w:szCs w:val="28"/>
          </w:rPr>
          <w:t>once you have the ESP32 IC</w:t>
        </w:r>
      </w:ins>
    </w:p>
    <w:p w14:paraId="1B48515D" w14:textId="1AF67AED" w:rsidR="00D61C59" w:rsidRDefault="00D041DB">
      <w:pPr>
        <w:rPr>
          <w:ins w:id="209" w:author="Daniel Vazquez" w:date="2022-03-28T22:19:00Z"/>
          <w:sz w:val="28"/>
          <w:szCs w:val="28"/>
        </w:rPr>
      </w:pPr>
      <w:ins w:id="210" w:author="Daniel Vazquez" w:date="2022-03-03T21:39:00Z">
        <w:r>
          <w:rPr>
            <w:sz w:val="28"/>
            <w:szCs w:val="28"/>
          </w:rPr>
          <w:fldChar w:fldCharType="begin"/>
        </w:r>
        <w:r>
          <w:rPr>
            <w:sz w:val="28"/>
            <w:szCs w:val="28"/>
          </w:rPr>
          <w:instrText xml:space="preserve"> HYPERLINK "</w:instrText>
        </w:r>
        <w:r w:rsidRPr="00D61C59">
          <w:rPr>
            <w:sz w:val="28"/>
            <w:szCs w:val="28"/>
          </w:rPr>
          <w:instrText>https://github.com/espressif/vscode-esp-idf-extension/blob/master/docs/tutorial/basic_use.md</w:instrText>
        </w:r>
        <w:r>
          <w:rPr>
            <w:sz w:val="28"/>
            <w:szCs w:val="28"/>
          </w:rPr>
          <w:instrText xml:space="preserve">" </w:instrText>
        </w:r>
        <w:r>
          <w:rPr>
            <w:sz w:val="28"/>
            <w:szCs w:val="28"/>
          </w:rPr>
          <w:fldChar w:fldCharType="separate"/>
        </w:r>
        <w:r w:rsidRPr="00DC3FD4">
          <w:rPr>
            <w:rStyle w:val="Hyperlink"/>
            <w:sz w:val="28"/>
            <w:szCs w:val="28"/>
          </w:rPr>
          <w:t>https://github.com/espressif/vscode-esp-idf-extension/blob/master/docs/tutorial/basic_use.md</w:t>
        </w:r>
        <w:r>
          <w:rPr>
            <w:sz w:val="28"/>
            <w:szCs w:val="28"/>
          </w:rPr>
          <w:fldChar w:fldCharType="end"/>
        </w:r>
      </w:ins>
    </w:p>
    <w:p w14:paraId="28CF3E38" w14:textId="77777777" w:rsidR="00BA75C0" w:rsidRDefault="00BA75C0">
      <w:pPr>
        <w:rPr>
          <w:ins w:id="211" w:author="Daniel Vazquez" w:date="2022-03-03T21:39:00Z"/>
          <w:sz w:val="28"/>
          <w:szCs w:val="28"/>
        </w:rPr>
      </w:pPr>
    </w:p>
    <w:p w14:paraId="50665A28" w14:textId="486DDB84" w:rsidR="00D30D2F" w:rsidRDefault="00D30D2F">
      <w:pPr>
        <w:rPr>
          <w:ins w:id="212" w:author="Daniel Vazquez" w:date="2022-03-28T22:20:00Z"/>
          <w:sz w:val="28"/>
          <w:szCs w:val="28"/>
        </w:rPr>
      </w:pPr>
      <w:ins w:id="213" w:author="Daniel Vazquez" w:date="2022-03-28T22:20:00Z">
        <w:r>
          <w:rPr>
            <w:sz w:val="28"/>
            <w:szCs w:val="28"/>
          </w:rPr>
          <w:br w:type="page"/>
        </w:r>
      </w:ins>
    </w:p>
    <w:p w14:paraId="398B41CD" w14:textId="298403F2" w:rsidR="00D041DB" w:rsidRDefault="00D30D2F" w:rsidP="007B3035">
      <w:pPr>
        <w:pStyle w:val="Heading1"/>
        <w:rPr>
          <w:ins w:id="214" w:author="Daniel Vazquez" w:date="2022-03-28T22:20:00Z"/>
        </w:rPr>
      </w:pPr>
      <w:ins w:id="215" w:author="Daniel Vazquez" w:date="2022-03-28T22:20:00Z">
        <w:r>
          <w:lastRenderedPageBreak/>
          <w:t xml:space="preserve">Getting Started with </w:t>
        </w:r>
        <w:r w:rsidR="007B3035">
          <w:t>the ESP32 development Board</w:t>
        </w:r>
      </w:ins>
    </w:p>
    <w:p w14:paraId="127A3E4C" w14:textId="3B4C86BD" w:rsidR="007B3035" w:rsidRDefault="006657FB" w:rsidP="007B3035">
      <w:pPr>
        <w:rPr>
          <w:ins w:id="216" w:author="Daniel Vazquez" w:date="2022-03-28T22:21:00Z"/>
        </w:rPr>
      </w:pPr>
      <w:ins w:id="217" w:author="Daniel Vazquez" w:date="2022-03-28T22:21:00Z">
        <w:r>
          <w:t>(Random Tutorials link)</w:t>
        </w:r>
      </w:ins>
    </w:p>
    <w:p w14:paraId="1B784B01" w14:textId="2F980687" w:rsidR="006657FB" w:rsidRDefault="006657FB" w:rsidP="006657FB">
      <w:pPr>
        <w:pStyle w:val="ListParagraph"/>
        <w:numPr>
          <w:ilvl w:val="0"/>
          <w:numId w:val="1"/>
        </w:numPr>
        <w:rPr>
          <w:ins w:id="218" w:author="Daniel Vazquez" w:date="2022-03-28T22:22:00Z"/>
        </w:rPr>
      </w:pPr>
      <w:ins w:id="219" w:author="Daniel Vazquez" w:date="2022-03-28T22:21:00Z">
        <w:r>
          <w:t xml:space="preserve">It combines WIFI </w:t>
        </w:r>
      </w:ins>
      <w:ins w:id="220" w:author="Daniel Vazquez" w:date="2022-03-28T22:22:00Z">
        <w:r>
          <w:t xml:space="preserve">and </w:t>
        </w:r>
        <w:r w:rsidR="00B201BE">
          <w:t>Bluetooth wireless capabilities</w:t>
        </w:r>
      </w:ins>
    </w:p>
    <w:p w14:paraId="71F8E0A9" w14:textId="53BABADE" w:rsidR="00B201BE" w:rsidRDefault="00360588" w:rsidP="006657FB">
      <w:pPr>
        <w:pStyle w:val="ListParagraph"/>
        <w:numPr>
          <w:ilvl w:val="0"/>
          <w:numId w:val="1"/>
        </w:numPr>
        <w:rPr>
          <w:ins w:id="221" w:author="Daniel Vazquez" w:date="2022-03-28T22:23:00Z"/>
        </w:rPr>
      </w:pPr>
      <w:ins w:id="222" w:author="Daniel Vazquez" w:date="2022-03-28T22:23:00Z">
        <w:r>
          <w:t xml:space="preserve">Recommend to buy the </w:t>
        </w:r>
        <w:r w:rsidR="00193779">
          <w:t xml:space="preserve">DOIT ESP32 DEVKIT V1 Board </w:t>
        </w:r>
        <w:proofErr w:type="gramStart"/>
        <w:r w:rsidR="00193779">
          <w:t xml:space="preserve">( </w:t>
        </w:r>
        <w:proofErr w:type="spellStart"/>
        <w:r w:rsidR="00193779">
          <w:t>WiFi</w:t>
        </w:r>
        <w:proofErr w:type="spellEnd"/>
        <w:proofErr w:type="gramEnd"/>
        <w:r w:rsidR="00193779">
          <w:t xml:space="preserve"> and Bluetooth)</w:t>
        </w:r>
      </w:ins>
      <w:ins w:id="223" w:author="Daniel Vazquez" w:date="2022-03-28T22:25:00Z">
        <w:r w:rsidR="006723BD">
          <w:t xml:space="preserve"> </w:t>
        </w:r>
      </w:ins>
    </w:p>
    <w:p w14:paraId="016C13B8" w14:textId="0D60E119" w:rsidR="00193779" w:rsidRDefault="00425177" w:rsidP="006657FB">
      <w:pPr>
        <w:pStyle w:val="ListParagraph"/>
        <w:numPr>
          <w:ilvl w:val="0"/>
          <w:numId w:val="1"/>
        </w:numPr>
        <w:rPr>
          <w:ins w:id="224" w:author="Daniel Vazquez" w:date="2022-03-28T22:25:00Z"/>
        </w:rPr>
      </w:pPr>
      <w:proofErr w:type="spellStart"/>
      <w:ins w:id="225" w:author="Daniel Vazquez" w:date="2022-03-28T22:25:00Z">
        <w:r>
          <w:t>Theres</w:t>
        </w:r>
        <w:proofErr w:type="spellEnd"/>
        <w:r>
          <w:t xml:space="preserve"> a possible course that we can buy but will attempt to do on own first</w:t>
        </w:r>
      </w:ins>
    </w:p>
    <w:p w14:paraId="4888835C" w14:textId="121C2ADB" w:rsidR="00425177" w:rsidRDefault="00487550" w:rsidP="006657FB">
      <w:pPr>
        <w:pStyle w:val="ListParagraph"/>
        <w:numPr>
          <w:ilvl w:val="0"/>
          <w:numId w:val="1"/>
        </w:numPr>
        <w:rPr>
          <w:ins w:id="226" w:author="Daniel Vazquez" w:date="2022-03-28T22:32:00Z"/>
        </w:rPr>
      </w:pPr>
      <w:ins w:id="227" w:author="Daniel Vazquez" w:date="2022-03-28T22:26:00Z">
        <w:r>
          <w:t>Clock can go up to 240MHz and it has a 512 kB RAM</w:t>
        </w:r>
      </w:ins>
    </w:p>
    <w:p w14:paraId="18103F5A" w14:textId="651A8C93" w:rsidR="007F655B" w:rsidRDefault="007F655B" w:rsidP="006657FB">
      <w:pPr>
        <w:pStyle w:val="ListParagraph"/>
        <w:numPr>
          <w:ilvl w:val="0"/>
          <w:numId w:val="1"/>
        </w:numPr>
        <w:rPr>
          <w:ins w:id="228" w:author="Daniel Vazquez" w:date="2022-03-28T22:33:00Z"/>
        </w:rPr>
      </w:pPr>
      <w:ins w:id="229" w:author="Daniel Vazquez" w:date="2022-03-28T22:32:00Z">
        <w:r>
          <w:t xml:space="preserve">With the ESP32 you can decide which pins are </w:t>
        </w:r>
        <w:proofErr w:type="gramStart"/>
        <w:r>
          <w:t>UART,I</w:t>
        </w:r>
        <w:proofErr w:type="gramEnd"/>
        <w:r>
          <w:t xml:space="preserve">2C, or </w:t>
        </w:r>
        <w:proofErr w:type="spellStart"/>
        <w:r>
          <w:t>SPi</w:t>
        </w:r>
        <w:proofErr w:type="spellEnd"/>
        <w:r>
          <w:t xml:space="preserve"> </w:t>
        </w:r>
      </w:ins>
      <w:ins w:id="230" w:author="Daniel Vazquez" w:date="2022-03-28T22:33:00Z">
        <w:r w:rsidR="00A9521E">
          <w:t>–</w:t>
        </w:r>
      </w:ins>
      <w:ins w:id="231" w:author="Daniel Vazquez" w:date="2022-03-28T22:32:00Z">
        <w:r>
          <w:t xml:space="preserve"> </w:t>
        </w:r>
      </w:ins>
      <w:ins w:id="232" w:author="Daniel Vazquez" w:date="2022-03-28T22:33:00Z">
        <w:r w:rsidR="00A9521E">
          <w:t>can be set in code</w:t>
        </w:r>
      </w:ins>
    </w:p>
    <w:p w14:paraId="136D046C" w14:textId="2184CC62" w:rsidR="00A9521E" w:rsidRDefault="00A9521E" w:rsidP="006657FB">
      <w:pPr>
        <w:pStyle w:val="ListParagraph"/>
        <w:numPr>
          <w:ilvl w:val="0"/>
          <w:numId w:val="1"/>
        </w:numPr>
        <w:rPr>
          <w:ins w:id="233" w:author="Daniel Vazquez" w:date="2022-03-28T22:36:00Z"/>
        </w:rPr>
      </w:pPr>
      <w:ins w:id="234" w:author="Daniel Vazquez" w:date="2022-03-28T22:33:00Z">
        <w:r>
          <w:t>Multiplexin</w:t>
        </w:r>
        <w:r w:rsidR="0062276D">
          <w:t>g feature that allows to assign multiple functions to the same pin</w:t>
        </w:r>
      </w:ins>
    </w:p>
    <w:p w14:paraId="06245FD2" w14:textId="5AFE068E" w:rsidR="00A11EA8" w:rsidRDefault="00A11EA8" w:rsidP="006657FB">
      <w:pPr>
        <w:pStyle w:val="ListParagraph"/>
        <w:numPr>
          <w:ilvl w:val="0"/>
          <w:numId w:val="1"/>
        </w:numPr>
        <w:rPr>
          <w:ins w:id="235" w:author="Daniel Vazquez" w:date="2022-03-28T22:36:00Z"/>
        </w:rPr>
      </w:pPr>
      <w:ins w:id="236" w:author="Daniel Vazquez" w:date="2022-03-28T22:36:00Z">
        <w:r w:rsidRPr="00A11EA8">
          <w:rPr>
            <w:noProof/>
          </w:rPr>
          <w:drawing>
            <wp:inline distT="0" distB="0" distL="0" distR="0" wp14:anchorId="5E4E509F" wp14:editId="1E9CD822">
              <wp:extent cx="5989320" cy="31908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989352" cy="3190892"/>
                      </a:xfrm>
                      <a:prstGeom prst="rect">
                        <a:avLst/>
                      </a:prstGeom>
                    </pic:spPr>
                  </pic:pic>
                </a:graphicData>
              </a:graphic>
            </wp:inline>
          </w:drawing>
        </w:r>
      </w:ins>
    </w:p>
    <w:p w14:paraId="2D3852B9" w14:textId="050B684E" w:rsidR="00467508" w:rsidRDefault="00467508" w:rsidP="006657FB">
      <w:pPr>
        <w:pStyle w:val="ListParagraph"/>
        <w:numPr>
          <w:ilvl w:val="0"/>
          <w:numId w:val="1"/>
        </w:numPr>
        <w:rPr>
          <w:ins w:id="237" w:author="Daniel Vazquez" w:date="2022-03-28T22:37:00Z"/>
        </w:rPr>
      </w:pPr>
      <w:ins w:id="238" w:author="Daniel Vazquez" w:date="2022-03-28T22:36:00Z">
        <w:r w:rsidRPr="00467508">
          <w:rPr>
            <w:noProof/>
          </w:rPr>
          <w:drawing>
            <wp:inline distT="0" distB="0" distL="0" distR="0" wp14:anchorId="21AD3781" wp14:editId="6B2DBF8D">
              <wp:extent cx="5724525" cy="3143250"/>
              <wp:effectExtent l="0" t="0" r="952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stretch>
                        <a:fillRect/>
                      </a:stretch>
                    </pic:blipFill>
                    <pic:spPr>
                      <a:xfrm>
                        <a:off x="0" y="0"/>
                        <a:ext cx="5729794" cy="3146143"/>
                      </a:xfrm>
                      <a:prstGeom prst="rect">
                        <a:avLst/>
                      </a:prstGeom>
                    </pic:spPr>
                  </pic:pic>
                </a:graphicData>
              </a:graphic>
            </wp:inline>
          </w:drawing>
        </w:r>
      </w:ins>
    </w:p>
    <w:p w14:paraId="5B2D99F4" w14:textId="69040B9D" w:rsidR="003A03F4" w:rsidRDefault="00332DC9" w:rsidP="006657FB">
      <w:pPr>
        <w:pStyle w:val="ListParagraph"/>
        <w:numPr>
          <w:ilvl w:val="0"/>
          <w:numId w:val="1"/>
        </w:numPr>
        <w:rPr>
          <w:ins w:id="239" w:author="Daniel Vazquez" w:date="2022-03-28T22:39:00Z"/>
        </w:rPr>
      </w:pPr>
      <w:ins w:id="240" w:author="Daniel Vazquez" w:date="2022-03-28T22:39:00Z">
        <w:r>
          <w:t xml:space="preserve">Red = </w:t>
        </w:r>
        <w:r w:rsidR="00ED239E">
          <w:t>not recommended to use as inputs or outputs</w:t>
        </w:r>
      </w:ins>
    </w:p>
    <w:p w14:paraId="08ED011F" w14:textId="68A9189F" w:rsidR="00ED239E" w:rsidRDefault="00ED239E" w:rsidP="006657FB">
      <w:pPr>
        <w:pStyle w:val="ListParagraph"/>
        <w:numPr>
          <w:ilvl w:val="0"/>
          <w:numId w:val="1"/>
        </w:numPr>
        <w:rPr>
          <w:ins w:id="241" w:author="Daniel Vazquez" w:date="2022-03-28T22:39:00Z"/>
        </w:rPr>
      </w:pPr>
      <w:ins w:id="242" w:author="Daniel Vazquez" w:date="2022-03-28T22:39:00Z">
        <w:r>
          <w:lastRenderedPageBreak/>
          <w:t>Green = are ok to use</w:t>
        </w:r>
      </w:ins>
    </w:p>
    <w:p w14:paraId="55305026" w14:textId="3AD9E7A5" w:rsidR="00ED239E" w:rsidRDefault="00ED239E" w:rsidP="006657FB">
      <w:pPr>
        <w:pStyle w:val="ListParagraph"/>
        <w:numPr>
          <w:ilvl w:val="0"/>
          <w:numId w:val="1"/>
        </w:numPr>
        <w:rPr>
          <w:ins w:id="243" w:author="Daniel Vazquez" w:date="2022-03-28T22:40:00Z"/>
        </w:rPr>
      </w:pPr>
      <w:ins w:id="244" w:author="Daniel Vazquez" w:date="2022-03-28T22:39:00Z">
        <w:r>
          <w:t xml:space="preserve">Yellow = </w:t>
        </w:r>
        <w:r w:rsidR="00B924DA">
          <w:t>ok to use but you need to pay attent</w:t>
        </w:r>
      </w:ins>
      <w:ins w:id="245" w:author="Daniel Vazquez" w:date="2022-03-28T22:40:00Z">
        <w:r w:rsidR="00B924DA">
          <w:t>ion because they may have an unexpected behavior</w:t>
        </w:r>
        <w:r w:rsidR="00AC0ECF">
          <w:t xml:space="preserve"> mainly at boot</w:t>
        </w:r>
      </w:ins>
    </w:p>
    <w:p w14:paraId="6DD3D149" w14:textId="77777777" w:rsidR="00086E18" w:rsidRDefault="00AC0ECF" w:rsidP="006657FB">
      <w:pPr>
        <w:pStyle w:val="ListParagraph"/>
        <w:numPr>
          <w:ilvl w:val="0"/>
          <w:numId w:val="1"/>
        </w:numPr>
        <w:rPr>
          <w:ins w:id="246" w:author="Daniel Vazquez" w:date="2022-03-28T22:42:00Z"/>
        </w:rPr>
      </w:pPr>
      <w:ins w:id="247" w:author="Daniel Vazquez" w:date="2022-03-28T22:40:00Z">
        <w:r>
          <w:t xml:space="preserve">Input only pins = </w:t>
        </w:r>
      </w:ins>
      <w:ins w:id="248" w:author="Daniel Vazquez" w:date="2022-03-28T22:41:00Z">
        <w:r w:rsidR="00285484">
          <w:t xml:space="preserve">34 </w:t>
        </w:r>
        <w:r w:rsidR="00680060">
          <w:t>–</w:t>
        </w:r>
        <w:r w:rsidR="00285484">
          <w:t xml:space="preserve"> 39</w:t>
        </w:r>
        <w:r w:rsidR="00680060">
          <w:t xml:space="preserve">; they don’t have internal pull up or </w:t>
        </w:r>
        <w:proofErr w:type="gramStart"/>
        <w:r w:rsidR="00680060">
          <w:t>pull down</w:t>
        </w:r>
        <w:proofErr w:type="gramEnd"/>
        <w:r w:rsidR="00680060">
          <w:t xml:space="preserve"> resistors </w:t>
        </w:r>
      </w:ins>
    </w:p>
    <w:p w14:paraId="45B981EA" w14:textId="77777777" w:rsidR="000D7E25" w:rsidRDefault="00026165" w:rsidP="006657FB">
      <w:pPr>
        <w:pStyle w:val="ListParagraph"/>
        <w:numPr>
          <w:ilvl w:val="0"/>
          <w:numId w:val="1"/>
        </w:numPr>
        <w:rPr>
          <w:ins w:id="249" w:author="Daniel Vazquez" w:date="2022-03-28T22:49:00Z"/>
        </w:rPr>
      </w:pPr>
      <w:ins w:id="250" w:author="Daniel Vazquez" w:date="2022-03-28T22:48:00Z">
        <w:r>
          <w:t xml:space="preserve">Do not use GPIO 6 to </w:t>
        </w:r>
      </w:ins>
      <w:ins w:id="251" w:author="Daniel Vazquez" w:date="2022-03-28T22:49:00Z">
        <w:r>
          <w:t xml:space="preserve">GPIO 11 </w:t>
        </w:r>
        <w:r w:rsidR="00991C7E">
          <w:t xml:space="preserve">as they are reserved </w:t>
        </w:r>
        <w:r w:rsidR="000D7E25">
          <w:t>to be connected to the integrated SPI Flash</w:t>
        </w:r>
      </w:ins>
    </w:p>
    <w:p w14:paraId="2EE6DFA6" w14:textId="77777777" w:rsidR="001022D3" w:rsidRDefault="00D71629" w:rsidP="006657FB">
      <w:pPr>
        <w:pStyle w:val="ListParagraph"/>
        <w:numPr>
          <w:ilvl w:val="0"/>
          <w:numId w:val="1"/>
        </w:numPr>
        <w:rPr>
          <w:ins w:id="252" w:author="Daniel Vazquez" w:date="2022-03-28T22:52:00Z"/>
        </w:rPr>
      </w:pPr>
      <w:ins w:id="253" w:author="Daniel Vazquez" w:date="2022-03-28T22:50:00Z">
        <w:r>
          <w:t xml:space="preserve">10 Internal capacitive touch sensors </w:t>
        </w:r>
        <w:r w:rsidR="00B34A84">
          <w:t>= can sen</w:t>
        </w:r>
      </w:ins>
      <w:ins w:id="254" w:author="Daniel Vazquez" w:date="2022-03-28T22:51:00Z">
        <w:r w:rsidR="00B34A84">
          <w:t>se variations in anything that holds an electrical charge like the human skin</w:t>
        </w:r>
        <w:r w:rsidR="00E34A42">
          <w:t>; include T</w:t>
        </w:r>
        <w:proofErr w:type="gramStart"/>
        <w:r w:rsidR="00E34A42">
          <w:t>0,T</w:t>
        </w:r>
        <w:proofErr w:type="gramEnd"/>
        <w:r w:rsidR="00E34A42">
          <w:t>1,T2,T3,T4,T5</w:t>
        </w:r>
      </w:ins>
      <w:ins w:id="255" w:author="Daniel Vazquez" w:date="2022-03-28T22:52:00Z">
        <w:r w:rsidR="00E34A42">
          <w:t>,T6,T7,T8,T9</w:t>
        </w:r>
        <w:r w:rsidR="001022D3">
          <w:t xml:space="preserve"> (can learn how to use the touch pads with Arduino IDE)</w:t>
        </w:r>
      </w:ins>
    </w:p>
    <w:p w14:paraId="22FA8855" w14:textId="77777777" w:rsidR="00F36AB3" w:rsidRDefault="001E05BC" w:rsidP="006657FB">
      <w:pPr>
        <w:pStyle w:val="ListParagraph"/>
        <w:numPr>
          <w:ilvl w:val="0"/>
          <w:numId w:val="1"/>
        </w:numPr>
        <w:rPr>
          <w:ins w:id="256" w:author="Daniel Vazquez" w:date="2022-03-28T22:53:00Z"/>
        </w:rPr>
      </w:pPr>
      <w:ins w:id="257" w:author="Daniel Vazquez" w:date="2022-03-28T22:52:00Z">
        <w:r>
          <w:t>18 x 12 bits ADC Inp</w:t>
        </w:r>
      </w:ins>
      <w:ins w:id="258" w:author="Daniel Vazquez" w:date="2022-03-28T22:53:00Z">
        <w:r>
          <w:t xml:space="preserve">ut channels </w:t>
        </w:r>
      </w:ins>
    </w:p>
    <w:p w14:paraId="726B11A2" w14:textId="77777777" w:rsidR="00F36AB3" w:rsidRDefault="00285484" w:rsidP="00F36AB3">
      <w:pPr>
        <w:pStyle w:val="ListParagraph"/>
        <w:numPr>
          <w:ilvl w:val="1"/>
          <w:numId w:val="1"/>
        </w:numPr>
        <w:rPr>
          <w:ins w:id="259" w:author="Daniel Vazquez" w:date="2022-03-28T22:53:00Z"/>
        </w:rPr>
      </w:pPr>
      <w:ins w:id="260" w:author="Daniel Vazquez" w:date="2022-03-28T22:41:00Z">
        <w:r>
          <w:t xml:space="preserve"> </w:t>
        </w:r>
      </w:ins>
      <w:ins w:id="261" w:author="Daniel Vazquez" w:date="2022-03-28T22:53:00Z">
        <w:r w:rsidR="00F36AB3">
          <w:t>ADC1_CH0 (GPIO 36)</w:t>
        </w:r>
      </w:ins>
    </w:p>
    <w:p w14:paraId="1090799A" w14:textId="77777777" w:rsidR="00F36AB3" w:rsidRDefault="00F36AB3" w:rsidP="00F36AB3">
      <w:pPr>
        <w:pStyle w:val="ListParagraph"/>
        <w:numPr>
          <w:ilvl w:val="1"/>
          <w:numId w:val="1"/>
        </w:numPr>
        <w:rPr>
          <w:ins w:id="262" w:author="Daniel Vazquez" w:date="2022-03-28T22:53:00Z"/>
        </w:rPr>
      </w:pPr>
      <w:ins w:id="263" w:author="Daniel Vazquez" w:date="2022-03-28T22:53:00Z">
        <w:r>
          <w:t>ADC1_CH1 (GPIO 37)</w:t>
        </w:r>
      </w:ins>
    </w:p>
    <w:p w14:paraId="1195C544" w14:textId="77777777" w:rsidR="00F36AB3" w:rsidRDefault="00F36AB3" w:rsidP="00F36AB3">
      <w:pPr>
        <w:pStyle w:val="ListParagraph"/>
        <w:numPr>
          <w:ilvl w:val="1"/>
          <w:numId w:val="1"/>
        </w:numPr>
        <w:rPr>
          <w:ins w:id="264" w:author="Daniel Vazquez" w:date="2022-03-28T22:53:00Z"/>
        </w:rPr>
      </w:pPr>
      <w:ins w:id="265" w:author="Daniel Vazquez" w:date="2022-03-28T22:53:00Z">
        <w:r>
          <w:t>ADC1_CH2 (GPIO 38)</w:t>
        </w:r>
      </w:ins>
    </w:p>
    <w:p w14:paraId="39BD7DA5" w14:textId="77777777" w:rsidR="00F36AB3" w:rsidRDefault="00F36AB3" w:rsidP="00F36AB3">
      <w:pPr>
        <w:pStyle w:val="ListParagraph"/>
        <w:numPr>
          <w:ilvl w:val="1"/>
          <w:numId w:val="1"/>
        </w:numPr>
        <w:rPr>
          <w:ins w:id="266" w:author="Daniel Vazquez" w:date="2022-03-28T22:53:00Z"/>
        </w:rPr>
      </w:pPr>
      <w:ins w:id="267" w:author="Daniel Vazquez" w:date="2022-03-28T22:53:00Z">
        <w:r>
          <w:t>ADC1_CH3 (GPIO 39)</w:t>
        </w:r>
      </w:ins>
    </w:p>
    <w:p w14:paraId="358A08C5" w14:textId="77777777" w:rsidR="00F36AB3" w:rsidRDefault="00F36AB3" w:rsidP="00F36AB3">
      <w:pPr>
        <w:pStyle w:val="ListParagraph"/>
        <w:numPr>
          <w:ilvl w:val="1"/>
          <w:numId w:val="1"/>
        </w:numPr>
        <w:rPr>
          <w:ins w:id="268" w:author="Daniel Vazquez" w:date="2022-03-28T22:53:00Z"/>
        </w:rPr>
      </w:pPr>
      <w:ins w:id="269" w:author="Daniel Vazquez" w:date="2022-03-28T22:53:00Z">
        <w:r>
          <w:t>ADC1_CH4 (GPIO 32)</w:t>
        </w:r>
      </w:ins>
    </w:p>
    <w:p w14:paraId="0B7F41A4" w14:textId="77777777" w:rsidR="00F36AB3" w:rsidRDefault="00F36AB3" w:rsidP="00F36AB3">
      <w:pPr>
        <w:pStyle w:val="ListParagraph"/>
        <w:numPr>
          <w:ilvl w:val="1"/>
          <w:numId w:val="1"/>
        </w:numPr>
        <w:rPr>
          <w:ins w:id="270" w:author="Daniel Vazquez" w:date="2022-03-28T22:53:00Z"/>
        </w:rPr>
      </w:pPr>
      <w:ins w:id="271" w:author="Daniel Vazquez" w:date="2022-03-28T22:53:00Z">
        <w:r>
          <w:t>ADC1_CH5 (GPIO 33)</w:t>
        </w:r>
      </w:ins>
    </w:p>
    <w:p w14:paraId="2C05DC6A" w14:textId="77777777" w:rsidR="00F36AB3" w:rsidRDefault="00F36AB3" w:rsidP="00F36AB3">
      <w:pPr>
        <w:pStyle w:val="ListParagraph"/>
        <w:numPr>
          <w:ilvl w:val="1"/>
          <w:numId w:val="1"/>
        </w:numPr>
        <w:rPr>
          <w:ins w:id="272" w:author="Daniel Vazquez" w:date="2022-03-28T22:53:00Z"/>
        </w:rPr>
      </w:pPr>
      <w:ins w:id="273" w:author="Daniel Vazquez" w:date="2022-03-28T22:53:00Z">
        <w:r>
          <w:t>ADC1_CH6 (GPIO 34)</w:t>
        </w:r>
      </w:ins>
    </w:p>
    <w:p w14:paraId="77E58BF2" w14:textId="77777777" w:rsidR="00F36AB3" w:rsidRDefault="00F36AB3" w:rsidP="00F36AB3">
      <w:pPr>
        <w:pStyle w:val="ListParagraph"/>
        <w:numPr>
          <w:ilvl w:val="1"/>
          <w:numId w:val="1"/>
        </w:numPr>
        <w:rPr>
          <w:ins w:id="274" w:author="Daniel Vazquez" w:date="2022-03-28T22:53:00Z"/>
        </w:rPr>
      </w:pPr>
      <w:ins w:id="275" w:author="Daniel Vazquez" w:date="2022-03-28T22:53:00Z">
        <w:r>
          <w:t>ADC1_CH7 (GPIO 35)</w:t>
        </w:r>
      </w:ins>
    </w:p>
    <w:p w14:paraId="3C36C105" w14:textId="77777777" w:rsidR="00F36AB3" w:rsidRDefault="00F36AB3" w:rsidP="00F36AB3">
      <w:pPr>
        <w:pStyle w:val="ListParagraph"/>
        <w:numPr>
          <w:ilvl w:val="1"/>
          <w:numId w:val="1"/>
        </w:numPr>
        <w:rPr>
          <w:ins w:id="276" w:author="Daniel Vazquez" w:date="2022-03-28T22:53:00Z"/>
        </w:rPr>
      </w:pPr>
      <w:ins w:id="277" w:author="Daniel Vazquez" w:date="2022-03-28T22:53:00Z">
        <w:r>
          <w:t>ADC2_CH0 (GPIO 4)</w:t>
        </w:r>
      </w:ins>
    </w:p>
    <w:p w14:paraId="1B97AB45" w14:textId="77777777" w:rsidR="00F36AB3" w:rsidRDefault="00F36AB3" w:rsidP="00F36AB3">
      <w:pPr>
        <w:pStyle w:val="ListParagraph"/>
        <w:numPr>
          <w:ilvl w:val="1"/>
          <w:numId w:val="1"/>
        </w:numPr>
        <w:rPr>
          <w:ins w:id="278" w:author="Daniel Vazquez" w:date="2022-03-28T22:53:00Z"/>
        </w:rPr>
      </w:pPr>
      <w:ins w:id="279" w:author="Daniel Vazquez" w:date="2022-03-28T22:53:00Z">
        <w:r>
          <w:t>ADC2_CH1 (GPIO 0)</w:t>
        </w:r>
      </w:ins>
    </w:p>
    <w:p w14:paraId="2492305D" w14:textId="77777777" w:rsidR="00F36AB3" w:rsidRDefault="00F36AB3" w:rsidP="00F36AB3">
      <w:pPr>
        <w:pStyle w:val="ListParagraph"/>
        <w:numPr>
          <w:ilvl w:val="1"/>
          <w:numId w:val="1"/>
        </w:numPr>
        <w:rPr>
          <w:ins w:id="280" w:author="Daniel Vazquez" w:date="2022-03-28T22:53:00Z"/>
        </w:rPr>
      </w:pPr>
      <w:ins w:id="281" w:author="Daniel Vazquez" w:date="2022-03-28T22:53:00Z">
        <w:r>
          <w:t>ADC2_CH2 (GPIO 2)</w:t>
        </w:r>
      </w:ins>
    </w:p>
    <w:p w14:paraId="17561F67" w14:textId="77777777" w:rsidR="00F36AB3" w:rsidRDefault="00F36AB3" w:rsidP="00F36AB3">
      <w:pPr>
        <w:pStyle w:val="ListParagraph"/>
        <w:numPr>
          <w:ilvl w:val="1"/>
          <w:numId w:val="1"/>
        </w:numPr>
        <w:rPr>
          <w:ins w:id="282" w:author="Daniel Vazquez" w:date="2022-03-28T22:53:00Z"/>
        </w:rPr>
      </w:pPr>
      <w:ins w:id="283" w:author="Daniel Vazquez" w:date="2022-03-28T22:53:00Z">
        <w:r>
          <w:t>ADC2_CH3 (GPIO 15)</w:t>
        </w:r>
      </w:ins>
    </w:p>
    <w:p w14:paraId="5DFF6E0F" w14:textId="77777777" w:rsidR="00F36AB3" w:rsidRDefault="00F36AB3" w:rsidP="00F36AB3">
      <w:pPr>
        <w:pStyle w:val="ListParagraph"/>
        <w:numPr>
          <w:ilvl w:val="1"/>
          <w:numId w:val="1"/>
        </w:numPr>
        <w:rPr>
          <w:ins w:id="284" w:author="Daniel Vazquez" w:date="2022-03-28T22:53:00Z"/>
        </w:rPr>
      </w:pPr>
      <w:ins w:id="285" w:author="Daniel Vazquez" w:date="2022-03-28T22:53:00Z">
        <w:r>
          <w:t>ADC2_CH4 (GPIO 13)</w:t>
        </w:r>
      </w:ins>
    </w:p>
    <w:p w14:paraId="2B2E25C5" w14:textId="77777777" w:rsidR="00F36AB3" w:rsidRDefault="00F36AB3" w:rsidP="00F36AB3">
      <w:pPr>
        <w:pStyle w:val="ListParagraph"/>
        <w:numPr>
          <w:ilvl w:val="1"/>
          <w:numId w:val="1"/>
        </w:numPr>
        <w:rPr>
          <w:ins w:id="286" w:author="Daniel Vazquez" w:date="2022-03-28T22:53:00Z"/>
        </w:rPr>
      </w:pPr>
      <w:ins w:id="287" w:author="Daniel Vazquez" w:date="2022-03-28T22:53:00Z">
        <w:r>
          <w:t>ADC2_CH5 (GPIO 12)</w:t>
        </w:r>
      </w:ins>
    </w:p>
    <w:p w14:paraId="246BB4C2" w14:textId="77777777" w:rsidR="00F36AB3" w:rsidRDefault="00F36AB3" w:rsidP="00F36AB3">
      <w:pPr>
        <w:pStyle w:val="ListParagraph"/>
        <w:numPr>
          <w:ilvl w:val="1"/>
          <w:numId w:val="1"/>
        </w:numPr>
        <w:rPr>
          <w:ins w:id="288" w:author="Daniel Vazquez" w:date="2022-03-28T22:53:00Z"/>
        </w:rPr>
      </w:pPr>
      <w:ins w:id="289" w:author="Daniel Vazquez" w:date="2022-03-28T22:53:00Z">
        <w:r>
          <w:t>ADC2_CH6 (GPIO 14)</w:t>
        </w:r>
      </w:ins>
    </w:p>
    <w:p w14:paraId="5302472C" w14:textId="77777777" w:rsidR="00F36AB3" w:rsidRDefault="00F36AB3" w:rsidP="00F36AB3">
      <w:pPr>
        <w:pStyle w:val="ListParagraph"/>
        <w:numPr>
          <w:ilvl w:val="1"/>
          <w:numId w:val="1"/>
        </w:numPr>
        <w:rPr>
          <w:ins w:id="290" w:author="Daniel Vazquez" w:date="2022-03-28T22:53:00Z"/>
        </w:rPr>
      </w:pPr>
      <w:ins w:id="291" w:author="Daniel Vazquez" w:date="2022-03-28T22:53:00Z">
        <w:r>
          <w:t>ADC2_CH7 (GPIO 27)</w:t>
        </w:r>
      </w:ins>
    </w:p>
    <w:p w14:paraId="197154E1" w14:textId="77777777" w:rsidR="00F36AB3" w:rsidRDefault="00F36AB3" w:rsidP="00F36AB3">
      <w:pPr>
        <w:pStyle w:val="ListParagraph"/>
        <w:numPr>
          <w:ilvl w:val="1"/>
          <w:numId w:val="1"/>
        </w:numPr>
        <w:rPr>
          <w:ins w:id="292" w:author="Daniel Vazquez" w:date="2022-03-28T22:53:00Z"/>
        </w:rPr>
      </w:pPr>
      <w:ins w:id="293" w:author="Daniel Vazquez" w:date="2022-03-28T22:53:00Z">
        <w:r>
          <w:t>ADC2_CH8 (GPIO 25)</w:t>
        </w:r>
      </w:ins>
    </w:p>
    <w:p w14:paraId="2BD1F2D0" w14:textId="77777777" w:rsidR="00F36AB3" w:rsidRDefault="00F36AB3" w:rsidP="00F36AB3">
      <w:pPr>
        <w:pStyle w:val="ListParagraph"/>
        <w:numPr>
          <w:ilvl w:val="1"/>
          <w:numId w:val="1"/>
        </w:numPr>
        <w:rPr>
          <w:ins w:id="294" w:author="Daniel Vazquez" w:date="2022-03-28T22:53:00Z"/>
        </w:rPr>
      </w:pPr>
      <w:ins w:id="295" w:author="Daniel Vazquez" w:date="2022-03-28T22:53:00Z">
        <w:r>
          <w:t>ADC2_CH9 (GPIO 26)</w:t>
        </w:r>
      </w:ins>
    </w:p>
    <w:p w14:paraId="777E64C2" w14:textId="692EB9AD" w:rsidR="00AC0ECF" w:rsidRDefault="008B0110" w:rsidP="008B0110">
      <w:pPr>
        <w:pStyle w:val="ListParagraph"/>
        <w:numPr>
          <w:ilvl w:val="0"/>
          <w:numId w:val="1"/>
        </w:numPr>
        <w:rPr>
          <w:ins w:id="296" w:author="Daniel Vazquez" w:date="2022-03-28T22:54:00Z"/>
        </w:rPr>
      </w:pPr>
      <w:ins w:id="297" w:author="Daniel Vazquez" w:date="2022-03-28T22:53:00Z">
        <w:r>
          <w:t>Note</w:t>
        </w:r>
      </w:ins>
      <w:ins w:id="298" w:author="Daniel Vazquez" w:date="2022-03-28T22:54:00Z">
        <w:r>
          <w:t xml:space="preserve"> that ADC2 cannot be used while </w:t>
        </w:r>
        <w:proofErr w:type="spellStart"/>
        <w:r>
          <w:t>WiFi</w:t>
        </w:r>
        <w:proofErr w:type="spellEnd"/>
        <w:r>
          <w:t xml:space="preserve"> is </w:t>
        </w:r>
        <w:proofErr w:type="gramStart"/>
        <w:r>
          <w:t xml:space="preserve">used </w:t>
        </w:r>
        <w:r w:rsidR="005849F9">
          <w:t>,</w:t>
        </w:r>
        <w:proofErr w:type="gramEnd"/>
        <w:r w:rsidR="005849F9">
          <w:t xml:space="preserve"> should use ADC1</w:t>
        </w:r>
      </w:ins>
    </w:p>
    <w:p w14:paraId="56D3CA5D" w14:textId="501DC962" w:rsidR="005849F9" w:rsidRDefault="001A335F" w:rsidP="008B0110">
      <w:pPr>
        <w:pStyle w:val="ListParagraph"/>
        <w:numPr>
          <w:ilvl w:val="0"/>
          <w:numId w:val="1"/>
        </w:numPr>
        <w:rPr>
          <w:ins w:id="299" w:author="Daniel Vazquez" w:date="2022-03-28T22:55:00Z"/>
        </w:rPr>
      </w:pPr>
      <w:ins w:id="300" w:author="Daniel Vazquez" w:date="2022-03-28T22:54:00Z">
        <w:r>
          <w:t xml:space="preserve">Working ranges for </w:t>
        </w:r>
      </w:ins>
      <w:ins w:id="301" w:author="Daniel Vazquez" w:date="2022-03-28T22:55:00Z">
        <w:r>
          <w:t>ADC are 0 – 3.3 Volts</w:t>
        </w:r>
      </w:ins>
    </w:p>
    <w:p w14:paraId="66E8CEF6" w14:textId="40B06E83" w:rsidR="001A335F" w:rsidRDefault="001A335F" w:rsidP="008B0110">
      <w:pPr>
        <w:pStyle w:val="ListParagraph"/>
        <w:numPr>
          <w:ilvl w:val="0"/>
          <w:numId w:val="1"/>
        </w:numPr>
        <w:rPr>
          <w:ins w:id="302" w:author="Daniel Vazquez" w:date="2022-03-28T22:55:00Z"/>
        </w:rPr>
      </w:pPr>
      <w:ins w:id="303" w:author="Daniel Vazquez" w:date="2022-03-28T22:55:00Z">
        <w:r>
          <w:t xml:space="preserve">12 bit </w:t>
        </w:r>
        <w:proofErr w:type="gramStart"/>
        <w:r>
          <w:t>resolution ,</w:t>
        </w:r>
        <w:proofErr w:type="gramEnd"/>
        <w:r>
          <w:t xml:space="preserve"> 0</w:t>
        </w:r>
        <w:r w:rsidR="00600AF3">
          <w:t xml:space="preserve"> – 4095</w:t>
        </w:r>
      </w:ins>
    </w:p>
    <w:p w14:paraId="789B2066" w14:textId="5805B1D3" w:rsidR="00600AF3" w:rsidRDefault="00747F63" w:rsidP="008B0110">
      <w:pPr>
        <w:pStyle w:val="ListParagraph"/>
        <w:numPr>
          <w:ilvl w:val="0"/>
          <w:numId w:val="1"/>
        </w:numPr>
        <w:rPr>
          <w:ins w:id="304" w:author="Daniel Vazquez" w:date="2022-03-28T22:56:00Z"/>
        </w:rPr>
      </w:pPr>
      <w:ins w:id="305" w:author="Daniel Vazquez" w:date="2022-03-28T22:56:00Z">
        <w:r w:rsidRPr="00747F63">
          <w:rPr>
            <w:noProof/>
          </w:rPr>
          <w:lastRenderedPageBreak/>
          <w:drawing>
            <wp:inline distT="0" distB="0" distL="0" distR="0" wp14:anchorId="6D83CFD4" wp14:editId="5ED5355B">
              <wp:extent cx="5943600" cy="372364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5943600" cy="3723640"/>
                      </a:xfrm>
                      <a:prstGeom prst="rect">
                        <a:avLst/>
                      </a:prstGeom>
                    </pic:spPr>
                  </pic:pic>
                </a:graphicData>
              </a:graphic>
            </wp:inline>
          </w:drawing>
        </w:r>
      </w:ins>
    </w:p>
    <w:p w14:paraId="4D199711" w14:textId="4662A77E" w:rsidR="00747F63" w:rsidRDefault="00747F63" w:rsidP="008B0110">
      <w:pPr>
        <w:pStyle w:val="ListParagraph"/>
        <w:numPr>
          <w:ilvl w:val="0"/>
          <w:numId w:val="1"/>
        </w:numPr>
        <w:rPr>
          <w:ins w:id="306" w:author="Daniel Vazquez" w:date="2022-03-28T22:56:00Z"/>
        </w:rPr>
      </w:pPr>
      <w:ins w:id="307" w:author="Daniel Vazquez" w:date="2022-03-28T22:56:00Z">
        <w:r>
          <w:t xml:space="preserve">Note that the lower limits of the ADC are difficult to capture as well as the </w:t>
        </w:r>
        <w:r w:rsidR="0088254F">
          <w:t>upper limit.</w:t>
        </w:r>
      </w:ins>
    </w:p>
    <w:p w14:paraId="5FB9E959" w14:textId="69EE1C19" w:rsidR="0088254F" w:rsidRDefault="0070263C" w:rsidP="008B0110">
      <w:pPr>
        <w:pStyle w:val="ListParagraph"/>
        <w:numPr>
          <w:ilvl w:val="0"/>
          <w:numId w:val="1"/>
        </w:numPr>
        <w:rPr>
          <w:ins w:id="308" w:author="Daniel Vazquez" w:date="2022-03-28T23:00:00Z"/>
        </w:rPr>
      </w:pPr>
      <w:ins w:id="309" w:author="Daniel Vazquez" w:date="2022-03-28T22:59:00Z">
        <w:r>
          <w:t xml:space="preserve">Digital to analog </w:t>
        </w:r>
        <w:proofErr w:type="gramStart"/>
        <w:r>
          <w:t>converter</w:t>
        </w:r>
      </w:ins>
      <w:ins w:id="310" w:author="Daniel Vazquez" w:date="2022-03-28T23:00:00Z">
        <w:r>
          <w:t xml:space="preserve"> </w:t>
        </w:r>
        <w:r w:rsidR="009C0FBB">
          <w:t>;</w:t>
        </w:r>
        <w:proofErr w:type="gramEnd"/>
        <w:r w:rsidR="009C0FBB">
          <w:t xml:space="preserve"> 2 x 8 </w:t>
        </w:r>
      </w:ins>
    </w:p>
    <w:p w14:paraId="4313B023" w14:textId="3232917F" w:rsidR="009C0FBB" w:rsidRDefault="009C0FBB" w:rsidP="009C0FBB">
      <w:pPr>
        <w:pStyle w:val="ListParagraph"/>
        <w:numPr>
          <w:ilvl w:val="1"/>
          <w:numId w:val="1"/>
        </w:numPr>
        <w:rPr>
          <w:ins w:id="311" w:author="Daniel Vazquez" w:date="2022-03-28T23:00:00Z"/>
        </w:rPr>
      </w:pPr>
      <w:ins w:id="312" w:author="Daniel Vazquez" w:date="2022-03-28T23:00:00Z">
        <w:r>
          <w:t>D</w:t>
        </w:r>
        <w:r w:rsidR="00EC2313">
          <w:t>AC</w:t>
        </w:r>
        <w:r>
          <w:t>1 (GPIO25)</w:t>
        </w:r>
      </w:ins>
    </w:p>
    <w:p w14:paraId="0F5C8BCB" w14:textId="532BE399" w:rsidR="009C0FBB" w:rsidRDefault="009C0FBB" w:rsidP="009C0FBB">
      <w:pPr>
        <w:pStyle w:val="ListParagraph"/>
        <w:numPr>
          <w:ilvl w:val="1"/>
          <w:numId w:val="1"/>
        </w:numPr>
        <w:rPr>
          <w:ins w:id="313" w:author="Daniel Vazquez" w:date="2022-03-28T23:00:00Z"/>
        </w:rPr>
      </w:pPr>
      <w:ins w:id="314" w:author="Daniel Vazquez" w:date="2022-03-28T23:00:00Z">
        <w:r>
          <w:t>DAC2 (GPIO26)</w:t>
        </w:r>
      </w:ins>
    </w:p>
    <w:p w14:paraId="1D868EA9" w14:textId="60896682" w:rsidR="00EC2313" w:rsidRDefault="00186229" w:rsidP="004A6D90">
      <w:pPr>
        <w:pStyle w:val="ListParagraph"/>
        <w:numPr>
          <w:ilvl w:val="0"/>
          <w:numId w:val="1"/>
        </w:numPr>
        <w:rPr>
          <w:ins w:id="315" w:author="Daniel Vazquez" w:date="2022-03-28T23:02:00Z"/>
        </w:rPr>
      </w:pPr>
      <w:ins w:id="316" w:author="Daniel Vazquez" w:date="2022-03-28T23:01:00Z">
        <w:r>
          <w:t>RTC</w:t>
        </w:r>
      </w:ins>
      <w:ins w:id="317" w:author="Daniel Vazquez" w:date="2022-03-28T23:02:00Z">
        <w:r>
          <w:t xml:space="preserve"> GPIO support on the ESP32 </w:t>
        </w:r>
        <w:proofErr w:type="gramStart"/>
        <w:r>
          <w:t>( Low</w:t>
        </w:r>
        <w:proofErr w:type="gramEnd"/>
        <w:r>
          <w:t xml:space="preserve"> Power subsystem for when the ESP32 is in deep sleep and needs to wake)</w:t>
        </w:r>
      </w:ins>
    </w:p>
    <w:p w14:paraId="08C4BC69" w14:textId="77777777" w:rsidR="00186229" w:rsidRDefault="00186229" w:rsidP="00186229">
      <w:pPr>
        <w:pStyle w:val="ListParagraph"/>
        <w:numPr>
          <w:ilvl w:val="1"/>
          <w:numId w:val="1"/>
        </w:numPr>
        <w:rPr>
          <w:ins w:id="318" w:author="Daniel Vazquez" w:date="2022-03-28T23:02:00Z"/>
        </w:rPr>
      </w:pPr>
      <w:ins w:id="319" w:author="Daniel Vazquez" w:date="2022-03-28T23:02:00Z">
        <w:r>
          <w:t>RTC_GPIO0 (GPIO36)</w:t>
        </w:r>
      </w:ins>
    </w:p>
    <w:p w14:paraId="7E7CC86E" w14:textId="77777777" w:rsidR="00186229" w:rsidRDefault="00186229" w:rsidP="00186229">
      <w:pPr>
        <w:pStyle w:val="ListParagraph"/>
        <w:numPr>
          <w:ilvl w:val="1"/>
          <w:numId w:val="1"/>
        </w:numPr>
        <w:rPr>
          <w:ins w:id="320" w:author="Daniel Vazquez" w:date="2022-03-28T23:02:00Z"/>
        </w:rPr>
      </w:pPr>
      <w:ins w:id="321" w:author="Daniel Vazquez" w:date="2022-03-28T23:02:00Z">
        <w:r>
          <w:t>RTC_GPIO3 (GPIO39)</w:t>
        </w:r>
      </w:ins>
    </w:p>
    <w:p w14:paraId="14221E52" w14:textId="77777777" w:rsidR="00186229" w:rsidRDefault="00186229" w:rsidP="00186229">
      <w:pPr>
        <w:pStyle w:val="ListParagraph"/>
        <w:numPr>
          <w:ilvl w:val="1"/>
          <w:numId w:val="1"/>
        </w:numPr>
        <w:rPr>
          <w:ins w:id="322" w:author="Daniel Vazquez" w:date="2022-03-28T23:02:00Z"/>
        </w:rPr>
      </w:pPr>
      <w:ins w:id="323" w:author="Daniel Vazquez" w:date="2022-03-28T23:02:00Z">
        <w:r>
          <w:t>RTC_GPIO4 (GPIO34)</w:t>
        </w:r>
      </w:ins>
    </w:p>
    <w:p w14:paraId="7BF1FB17" w14:textId="77777777" w:rsidR="00186229" w:rsidRDefault="00186229" w:rsidP="00186229">
      <w:pPr>
        <w:pStyle w:val="ListParagraph"/>
        <w:numPr>
          <w:ilvl w:val="1"/>
          <w:numId w:val="1"/>
        </w:numPr>
        <w:rPr>
          <w:ins w:id="324" w:author="Daniel Vazquez" w:date="2022-03-28T23:02:00Z"/>
        </w:rPr>
      </w:pPr>
      <w:ins w:id="325" w:author="Daniel Vazquez" w:date="2022-03-28T23:02:00Z">
        <w:r>
          <w:t>RTC_GPIO5 (GPIO35)</w:t>
        </w:r>
      </w:ins>
    </w:p>
    <w:p w14:paraId="0D3A9041" w14:textId="77777777" w:rsidR="00186229" w:rsidRDefault="00186229" w:rsidP="00186229">
      <w:pPr>
        <w:pStyle w:val="ListParagraph"/>
        <w:numPr>
          <w:ilvl w:val="1"/>
          <w:numId w:val="1"/>
        </w:numPr>
        <w:rPr>
          <w:ins w:id="326" w:author="Daniel Vazquez" w:date="2022-03-28T23:02:00Z"/>
        </w:rPr>
      </w:pPr>
      <w:ins w:id="327" w:author="Daniel Vazquez" w:date="2022-03-28T23:02:00Z">
        <w:r>
          <w:t>RTC_GPIO6 (GPIO25)</w:t>
        </w:r>
      </w:ins>
    </w:p>
    <w:p w14:paraId="1ABCBA7F" w14:textId="77777777" w:rsidR="00186229" w:rsidRDefault="00186229" w:rsidP="00186229">
      <w:pPr>
        <w:pStyle w:val="ListParagraph"/>
        <w:numPr>
          <w:ilvl w:val="1"/>
          <w:numId w:val="1"/>
        </w:numPr>
        <w:rPr>
          <w:ins w:id="328" w:author="Daniel Vazquez" w:date="2022-03-28T23:02:00Z"/>
        </w:rPr>
      </w:pPr>
      <w:ins w:id="329" w:author="Daniel Vazquez" w:date="2022-03-28T23:02:00Z">
        <w:r>
          <w:t>RTC_GPIO7 (GPIO26)</w:t>
        </w:r>
      </w:ins>
    </w:p>
    <w:p w14:paraId="554B6C68" w14:textId="77777777" w:rsidR="00186229" w:rsidRDefault="00186229" w:rsidP="00186229">
      <w:pPr>
        <w:pStyle w:val="ListParagraph"/>
        <w:numPr>
          <w:ilvl w:val="1"/>
          <w:numId w:val="1"/>
        </w:numPr>
        <w:rPr>
          <w:ins w:id="330" w:author="Daniel Vazquez" w:date="2022-03-28T23:02:00Z"/>
        </w:rPr>
      </w:pPr>
      <w:ins w:id="331" w:author="Daniel Vazquez" w:date="2022-03-28T23:02:00Z">
        <w:r>
          <w:t>RTC_GPIO8 (GPIO33)</w:t>
        </w:r>
      </w:ins>
    </w:p>
    <w:p w14:paraId="498ABC8E" w14:textId="77777777" w:rsidR="00186229" w:rsidRDefault="00186229" w:rsidP="00186229">
      <w:pPr>
        <w:pStyle w:val="ListParagraph"/>
        <w:numPr>
          <w:ilvl w:val="1"/>
          <w:numId w:val="1"/>
        </w:numPr>
        <w:rPr>
          <w:ins w:id="332" w:author="Daniel Vazquez" w:date="2022-03-28T23:02:00Z"/>
        </w:rPr>
      </w:pPr>
      <w:ins w:id="333" w:author="Daniel Vazquez" w:date="2022-03-28T23:02:00Z">
        <w:r>
          <w:t>RTC_GPIO9 (GPIO32)</w:t>
        </w:r>
      </w:ins>
    </w:p>
    <w:p w14:paraId="6A706734" w14:textId="77777777" w:rsidR="00186229" w:rsidRDefault="00186229" w:rsidP="00186229">
      <w:pPr>
        <w:pStyle w:val="ListParagraph"/>
        <w:numPr>
          <w:ilvl w:val="1"/>
          <w:numId w:val="1"/>
        </w:numPr>
        <w:rPr>
          <w:ins w:id="334" w:author="Daniel Vazquez" w:date="2022-03-28T23:02:00Z"/>
        </w:rPr>
      </w:pPr>
      <w:ins w:id="335" w:author="Daniel Vazquez" w:date="2022-03-28T23:02:00Z">
        <w:r>
          <w:t>RTC_GPIO10 (GPIO4)</w:t>
        </w:r>
      </w:ins>
    </w:p>
    <w:p w14:paraId="75342B00" w14:textId="77777777" w:rsidR="00186229" w:rsidRDefault="00186229" w:rsidP="00186229">
      <w:pPr>
        <w:pStyle w:val="ListParagraph"/>
        <w:numPr>
          <w:ilvl w:val="1"/>
          <w:numId w:val="1"/>
        </w:numPr>
        <w:rPr>
          <w:ins w:id="336" w:author="Daniel Vazquez" w:date="2022-03-28T23:02:00Z"/>
        </w:rPr>
      </w:pPr>
      <w:ins w:id="337" w:author="Daniel Vazquez" w:date="2022-03-28T23:02:00Z">
        <w:r>
          <w:t>RTC_GPIO11 (GPIO0)</w:t>
        </w:r>
      </w:ins>
    </w:p>
    <w:p w14:paraId="6D629B87" w14:textId="77777777" w:rsidR="00186229" w:rsidRDefault="00186229" w:rsidP="00186229">
      <w:pPr>
        <w:pStyle w:val="ListParagraph"/>
        <w:numPr>
          <w:ilvl w:val="1"/>
          <w:numId w:val="1"/>
        </w:numPr>
        <w:rPr>
          <w:ins w:id="338" w:author="Daniel Vazquez" w:date="2022-03-28T23:02:00Z"/>
        </w:rPr>
      </w:pPr>
      <w:ins w:id="339" w:author="Daniel Vazquez" w:date="2022-03-28T23:02:00Z">
        <w:r>
          <w:t>RTC_GPIO12 (GPIO2)</w:t>
        </w:r>
      </w:ins>
    </w:p>
    <w:p w14:paraId="7AF5860C" w14:textId="77777777" w:rsidR="00186229" w:rsidRDefault="00186229" w:rsidP="00186229">
      <w:pPr>
        <w:pStyle w:val="ListParagraph"/>
        <w:numPr>
          <w:ilvl w:val="1"/>
          <w:numId w:val="1"/>
        </w:numPr>
        <w:rPr>
          <w:ins w:id="340" w:author="Daniel Vazquez" w:date="2022-03-28T23:02:00Z"/>
        </w:rPr>
      </w:pPr>
      <w:ins w:id="341" w:author="Daniel Vazquez" w:date="2022-03-28T23:02:00Z">
        <w:r>
          <w:t>RTC_GPIO13 (GPIO15)</w:t>
        </w:r>
      </w:ins>
    </w:p>
    <w:p w14:paraId="38246BE0" w14:textId="77777777" w:rsidR="00186229" w:rsidRDefault="00186229" w:rsidP="00186229">
      <w:pPr>
        <w:pStyle w:val="ListParagraph"/>
        <w:numPr>
          <w:ilvl w:val="1"/>
          <w:numId w:val="1"/>
        </w:numPr>
        <w:rPr>
          <w:ins w:id="342" w:author="Daniel Vazquez" w:date="2022-03-28T23:02:00Z"/>
        </w:rPr>
      </w:pPr>
      <w:ins w:id="343" w:author="Daniel Vazquez" w:date="2022-03-28T23:02:00Z">
        <w:r>
          <w:t>RTC_GPIO14 (GPIO13)</w:t>
        </w:r>
      </w:ins>
    </w:p>
    <w:p w14:paraId="684B5168" w14:textId="77777777" w:rsidR="00186229" w:rsidRDefault="00186229" w:rsidP="00186229">
      <w:pPr>
        <w:pStyle w:val="ListParagraph"/>
        <w:numPr>
          <w:ilvl w:val="1"/>
          <w:numId w:val="1"/>
        </w:numPr>
        <w:rPr>
          <w:ins w:id="344" w:author="Daniel Vazquez" w:date="2022-03-28T23:02:00Z"/>
        </w:rPr>
      </w:pPr>
      <w:ins w:id="345" w:author="Daniel Vazquez" w:date="2022-03-28T23:02:00Z">
        <w:r>
          <w:t>RTC_GPIO15 (GPIO12)</w:t>
        </w:r>
      </w:ins>
    </w:p>
    <w:p w14:paraId="2C7EE53D" w14:textId="77777777" w:rsidR="00186229" w:rsidRDefault="00186229" w:rsidP="00186229">
      <w:pPr>
        <w:pStyle w:val="ListParagraph"/>
        <w:numPr>
          <w:ilvl w:val="1"/>
          <w:numId w:val="1"/>
        </w:numPr>
        <w:rPr>
          <w:ins w:id="346" w:author="Daniel Vazquez" w:date="2022-03-28T23:02:00Z"/>
        </w:rPr>
      </w:pPr>
      <w:ins w:id="347" w:author="Daniel Vazquez" w:date="2022-03-28T23:02:00Z">
        <w:r>
          <w:t>RTC_GPIO16 (GPIO14)</w:t>
        </w:r>
      </w:ins>
    </w:p>
    <w:p w14:paraId="42638583" w14:textId="1B2D2290" w:rsidR="00186229" w:rsidRDefault="00186229" w:rsidP="00186229">
      <w:pPr>
        <w:pStyle w:val="ListParagraph"/>
        <w:numPr>
          <w:ilvl w:val="1"/>
          <w:numId w:val="1"/>
        </w:numPr>
        <w:rPr>
          <w:ins w:id="348" w:author="Daniel Vazquez" w:date="2022-03-28T23:02:00Z"/>
        </w:rPr>
      </w:pPr>
      <w:ins w:id="349" w:author="Daniel Vazquez" w:date="2022-03-28T23:02:00Z">
        <w:r>
          <w:t>RTC_GPIO17 (GPIO27)</w:t>
        </w:r>
      </w:ins>
    </w:p>
    <w:p w14:paraId="19EBA5B8" w14:textId="1EAC97F4" w:rsidR="00186229" w:rsidRDefault="00310058" w:rsidP="00186229">
      <w:pPr>
        <w:pStyle w:val="ListParagraph"/>
        <w:numPr>
          <w:ilvl w:val="0"/>
          <w:numId w:val="1"/>
        </w:numPr>
        <w:rPr>
          <w:ins w:id="350" w:author="Daniel Vazquez" w:date="2022-03-28T23:03:00Z"/>
        </w:rPr>
      </w:pPr>
      <w:ins w:id="351" w:author="Daniel Vazquez" w:date="2022-03-28T23:03:00Z">
        <w:r>
          <w:t xml:space="preserve">All pins that can act as outputs can be used as PWM Pins </w:t>
        </w:r>
        <w:r w:rsidR="00493E05">
          <w:t>except pins 34 -39</w:t>
        </w:r>
      </w:ins>
    </w:p>
    <w:p w14:paraId="77D2BF22" w14:textId="03384DE1" w:rsidR="00493E05" w:rsidRDefault="00493E05" w:rsidP="00493E05">
      <w:pPr>
        <w:pStyle w:val="ListParagraph"/>
        <w:numPr>
          <w:ilvl w:val="1"/>
          <w:numId w:val="1"/>
        </w:numPr>
        <w:rPr>
          <w:ins w:id="352" w:author="Daniel Vazquez" w:date="2022-03-28T23:04:00Z"/>
        </w:rPr>
      </w:pPr>
      <w:ins w:id="353" w:author="Daniel Vazquez" w:date="2022-03-28T23:04:00Z">
        <w:r>
          <w:t>Set the following parameters:</w:t>
        </w:r>
      </w:ins>
    </w:p>
    <w:p w14:paraId="68A25202" w14:textId="3C7A7353" w:rsidR="00493E05" w:rsidRDefault="001B14B0" w:rsidP="00493E05">
      <w:pPr>
        <w:pStyle w:val="ListParagraph"/>
        <w:numPr>
          <w:ilvl w:val="2"/>
          <w:numId w:val="1"/>
        </w:numPr>
        <w:rPr>
          <w:ins w:id="354" w:author="Daniel Vazquez" w:date="2022-03-28T23:04:00Z"/>
        </w:rPr>
      </w:pPr>
      <w:ins w:id="355" w:author="Daniel Vazquez" w:date="2022-03-28T23:04:00Z">
        <w:r>
          <w:lastRenderedPageBreak/>
          <w:t>Signals frequency</w:t>
        </w:r>
      </w:ins>
    </w:p>
    <w:p w14:paraId="652107FC" w14:textId="688AEB73" w:rsidR="001B14B0" w:rsidRDefault="001B14B0" w:rsidP="00493E05">
      <w:pPr>
        <w:pStyle w:val="ListParagraph"/>
        <w:numPr>
          <w:ilvl w:val="2"/>
          <w:numId w:val="1"/>
        </w:numPr>
        <w:rPr>
          <w:ins w:id="356" w:author="Daniel Vazquez" w:date="2022-03-28T23:04:00Z"/>
        </w:rPr>
      </w:pPr>
      <w:ins w:id="357" w:author="Daniel Vazquez" w:date="2022-03-28T23:04:00Z">
        <w:r>
          <w:t xml:space="preserve">Duty cycle </w:t>
        </w:r>
      </w:ins>
    </w:p>
    <w:p w14:paraId="6A5C2E0B" w14:textId="55FA5C5C" w:rsidR="001B14B0" w:rsidRDefault="001B14B0" w:rsidP="00493E05">
      <w:pPr>
        <w:pStyle w:val="ListParagraph"/>
        <w:numPr>
          <w:ilvl w:val="2"/>
          <w:numId w:val="1"/>
        </w:numPr>
        <w:rPr>
          <w:ins w:id="358" w:author="Daniel Vazquez" w:date="2022-03-28T23:04:00Z"/>
        </w:rPr>
      </w:pPr>
      <w:proofErr w:type="spellStart"/>
      <w:ins w:id="359" w:author="Daniel Vazquez" w:date="2022-03-28T23:04:00Z">
        <w:r>
          <w:t>Pwm</w:t>
        </w:r>
        <w:proofErr w:type="spellEnd"/>
        <w:r>
          <w:t xml:space="preserve"> channel</w:t>
        </w:r>
      </w:ins>
    </w:p>
    <w:p w14:paraId="63465114" w14:textId="10142949" w:rsidR="001B14B0" w:rsidRDefault="001B14B0" w:rsidP="00493E05">
      <w:pPr>
        <w:pStyle w:val="ListParagraph"/>
        <w:numPr>
          <w:ilvl w:val="2"/>
          <w:numId w:val="1"/>
        </w:numPr>
        <w:rPr>
          <w:ins w:id="360" w:author="Daniel Vazquez" w:date="2022-03-28T23:04:00Z"/>
        </w:rPr>
      </w:pPr>
      <w:ins w:id="361" w:author="Daniel Vazquez" w:date="2022-03-28T23:04:00Z">
        <w:r>
          <w:t>GPIO where you want to output the signal</w:t>
        </w:r>
      </w:ins>
    </w:p>
    <w:p w14:paraId="0E454E1D" w14:textId="364343E3" w:rsidR="001B14B0" w:rsidRDefault="005E0415" w:rsidP="00B7175E">
      <w:pPr>
        <w:pStyle w:val="ListParagraph"/>
        <w:numPr>
          <w:ilvl w:val="0"/>
          <w:numId w:val="1"/>
        </w:numPr>
        <w:rPr>
          <w:ins w:id="362" w:author="Daniel Vazquez" w:date="2022-03-28T23:08:00Z"/>
        </w:rPr>
      </w:pPr>
      <w:ins w:id="363" w:author="Daniel Vazquez" w:date="2022-03-28T23:07:00Z">
        <w:r>
          <w:t xml:space="preserve">ESP32 has two I2C channels </w:t>
        </w:r>
      </w:ins>
      <w:ins w:id="364" w:author="Daniel Vazquez" w:date="2022-03-28T23:08:00Z">
        <w:r w:rsidR="00077976">
          <w:t>a</w:t>
        </w:r>
      </w:ins>
      <w:ins w:id="365" w:author="Daniel Vazquez" w:date="2022-03-28T23:07:00Z">
        <w:r>
          <w:t>n</w:t>
        </w:r>
      </w:ins>
      <w:ins w:id="366" w:author="Daniel Vazquez" w:date="2022-03-28T23:08:00Z">
        <w:r w:rsidR="00077976">
          <w:t>d</w:t>
        </w:r>
      </w:ins>
      <w:ins w:id="367" w:author="Daniel Vazquez" w:date="2022-03-28T23:07:00Z">
        <w:r>
          <w:t xml:space="preserve"> any pin can be set as SDA or SCL</w:t>
        </w:r>
      </w:ins>
    </w:p>
    <w:p w14:paraId="651F8B10" w14:textId="0FAC0392" w:rsidR="005E0415" w:rsidRDefault="005E0415" w:rsidP="005E0415">
      <w:pPr>
        <w:pStyle w:val="ListParagraph"/>
        <w:numPr>
          <w:ilvl w:val="1"/>
          <w:numId w:val="1"/>
        </w:numPr>
        <w:rPr>
          <w:ins w:id="368" w:author="Daniel Vazquez" w:date="2022-03-28T23:08:00Z"/>
        </w:rPr>
      </w:pPr>
      <w:ins w:id="369" w:author="Daniel Vazquez" w:date="2022-03-28T23:08:00Z">
        <w:r>
          <w:t>GPIO 21 (SDA)</w:t>
        </w:r>
      </w:ins>
    </w:p>
    <w:p w14:paraId="03A28E0F" w14:textId="117F21BD" w:rsidR="005E0415" w:rsidRDefault="005E0415" w:rsidP="00E46C00">
      <w:pPr>
        <w:pStyle w:val="ListParagraph"/>
        <w:numPr>
          <w:ilvl w:val="1"/>
          <w:numId w:val="1"/>
        </w:numPr>
        <w:rPr>
          <w:ins w:id="370" w:author="Daniel Vazquez" w:date="2022-03-28T23:09:00Z"/>
        </w:rPr>
      </w:pPr>
      <w:ins w:id="371" w:author="Daniel Vazquez" w:date="2022-03-28T23:08:00Z">
        <w:r>
          <w:t>GPIO 22 (SCL)</w:t>
        </w:r>
      </w:ins>
    </w:p>
    <w:p w14:paraId="45B516C7" w14:textId="3BD79831" w:rsidR="00E46C00" w:rsidRDefault="00E46C00" w:rsidP="00E46C00">
      <w:pPr>
        <w:pStyle w:val="ListParagraph"/>
        <w:numPr>
          <w:ilvl w:val="0"/>
          <w:numId w:val="1"/>
        </w:numPr>
        <w:rPr>
          <w:ins w:id="372" w:author="Daniel Vazquez" w:date="2022-03-28T23:09:00Z"/>
        </w:rPr>
      </w:pPr>
      <w:ins w:id="373" w:author="Daniel Vazquez" w:date="2022-03-28T23:09:00Z">
        <w:r>
          <w:t>SPI Pins</w:t>
        </w:r>
      </w:ins>
    </w:p>
    <w:p w14:paraId="00D223A9" w14:textId="2EEE8F27" w:rsidR="00E46C00" w:rsidRPr="007B3035" w:rsidRDefault="008C0EA0">
      <w:pPr>
        <w:pStyle w:val="ListParagraph"/>
        <w:numPr>
          <w:ilvl w:val="0"/>
          <w:numId w:val="1"/>
        </w:numPr>
        <w:pPrChange w:id="374" w:author="Daniel Vazquez" w:date="2022-03-28T23:09:00Z">
          <w:pPr>
            <w:pStyle w:val="ListParagraph"/>
            <w:numPr>
              <w:ilvl w:val="1"/>
              <w:numId w:val="1"/>
            </w:numPr>
            <w:ind w:left="1440" w:hanging="360"/>
          </w:pPr>
        </w:pPrChange>
      </w:pPr>
      <w:ins w:id="375" w:author="Daniel Vazquez" w:date="2022-03-28T23:15:00Z">
        <w:r>
          <w:t>Absolute maximu</w:t>
        </w:r>
      </w:ins>
      <w:ins w:id="376" w:author="Daniel Vazquez" w:date="2022-03-28T23:16:00Z">
        <w:r>
          <w:t>m current drawn from GPIO is 40mA</w:t>
        </w:r>
      </w:ins>
    </w:p>
    <w:sectPr w:rsidR="00E46C00" w:rsidRPr="007B30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872D59"/>
    <w:multiLevelType w:val="hybridMultilevel"/>
    <w:tmpl w:val="B02C0A26"/>
    <w:lvl w:ilvl="0" w:tplc="E592BB1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3417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Vazquez">
    <w15:presenceInfo w15:providerId="Windows Live" w15:userId="9237dc1313780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A2F"/>
    <w:rsid w:val="00000E6B"/>
    <w:rsid w:val="00007AB1"/>
    <w:rsid w:val="00026165"/>
    <w:rsid w:val="00077976"/>
    <w:rsid w:val="00082A38"/>
    <w:rsid w:val="00085E26"/>
    <w:rsid w:val="00086E18"/>
    <w:rsid w:val="000B47DB"/>
    <w:rsid w:val="000C5044"/>
    <w:rsid w:val="000D7E25"/>
    <w:rsid w:val="001022D3"/>
    <w:rsid w:val="00165913"/>
    <w:rsid w:val="001746AA"/>
    <w:rsid w:val="00186229"/>
    <w:rsid w:val="00193779"/>
    <w:rsid w:val="00197047"/>
    <w:rsid w:val="001A335F"/>
    <w:rsid w:val="001B14B0"/>
    <w:rsid w:val="001B7AC4"/>
    <w:rsid w:val="001E05BC"/>
    <w:rsid w:val="001E3E34"/>
    <w:rsid w:val="002030FD"/>
    <w:rsid w:val="0023177F"/>
    <w:rsid w:val="00272D12"/>
    <w:rsid w:val="00276ED8"/>
    <w:rsid w:val="00285484"/>
    <w:rsid w:val="002A6989"/>
    <w:rsid w:val="002D159F"/>
    <w:rsid w:val="00310058"/>
    <w:rsid w:val="00316DFA"/>
    <w:rsid w:val="00332DC9"/>
    <w:rsid w:val="00333030"/>
    <w:rsid w:val="00360588"/>
    <w:rsid w:val="00364014"/>
    <w:rsid w:val="003A03F4"/>
    <w:rsid w:val="003B7EA2"/>
    <w:rsid w:val="004060F8"/>
    <w:rsid w:val="00425177"/>
    <w:rsid w:val="00432D8C"/>
    <w:rsid w:val="004500EE"/>
    <w:rsid w:val="00467508"/>
    <w:rsid w:val="0048283B"/>
    <w:rsid w:val="00487550"/>
    <w:rsid w:val="00493E05"/>
    <w:rsid w:val="00496401"/>
    <w:rsid w:val="00496985"/>
    <w:rsid w:val="004A6D90"/>
    <w:rsid w:val="004E0430"/>
    <w:rsid w:val="004E5CCD"/>
    <w:rsid w:val="004E6270"/>
    <w:rsid w:val="00512146"/>
    <w:rsid w:val="00563144"/>
    <w:rsid w:val="00573F0A"/>
    <w:rsid w:val="005849F9"/>
    <w:rsid w:val="005C4874"/>
    <w:rsid w:val="005E0415"/>
    <w:rsid w:val="005F0E2B"/>
    <w:rsid w:val="005F1F51"/>
    <w:rsid w:val="005F6F99"/>
    <w:rsid w:val="005F76F2"/>
    <w:rsid w:val="00600AF3"/>
    <w:rsid w:val="00604D44"/>
    <w:rsid w:val="0062232A"/>
    <w:rsid w:val="0062276D"/>
    <w:rsid w:val="00635259"/>
    <w:rsid w:val="00651320"/>
    <w:rsid w:val="00656A2F"/>
    <w:rsid w:val="00660249"/>
    <w:rsid w:val="006657FB"/>
    <w:rsid w:val="006723BD"/>
    <w:rsid w:val="00680060"/>
    <w:rsid w:val="00692343"/>
    <w:rsid w:val="00697DD9"/>
    <w:rsid w:val="006B2571"/>
    <w:rsid w:val="006B2AF2"/>
    <w:rsid w:val="006C78FD"/>
    <w:rsid w:val="006D769F"/>
    <w:rsid w:val="006E1C97"/>
    <w:rsid w:val="006E51B7"/>
    <w:rsid w:val="006F6DE9"/>
    <w:rsid w:val="0070263C"/>
    <w:rsid w:val="0072634D"/>
    <w:rsid w:val="00737563"/>
    <w:rsid w:val="00747F63"/>
    <w:rsid w:val="007A0ADE"/>
    <w:rsid w:val="007A3227"/>
    <w:rsid w:val="007B3035"/>
    <w:rsid w:val="007B3F57"/>
    <w:rsid w:val="007C3067"/>
    <w:rsid w:val="007C582D"/>
    <w:rsid w:val="007F573E"/>
    <w:rsid w:val="007F655B"/>
    <w:rsid w:val="00801B26"/>
    <w:rsid w:val="00822CCD"/>
    <w:rsid w:val="008328B5"/>
    <w:rsid w:val="00853835"/>
    <w:rsid w:val="00862F26"/>
    <w:rsid w:val="00864E95"/>
    <w:rsid w:val="0088254F"/>
    <w:rsid w:val="008927ED"/>
    <w:rsid w:val="008939FF"/>
    <w:rsid w:val="00897887"/>
    <w:rsid w:val="008B0110"/>
    <w:rsid w:val="008C075D"/>
    <w:rsid w:val="008C0EA0"/>
    <w:rsid w:val="008D7FEF"/>
    <w:rsid w:val="00946BA3"/>
    <w:rsid w:val="00991C7E"/>
    <w:rsid w:val="00995710"/>
    <w:rsid w:val="009A0414"/>
    <w:rsid w:val="009A63B6"/>
    <w:rsid w:val="009C0FBB"/>
    <w:rsid w:val="009C4A9E"/>
    <w:rsid w:val="009C4DF6"/>
    <w:rsid w:val="009D13EF"/>
    <w:rsid w:val="00A032E4"/>
    <w:rsid w:val="00A11EA8"/>
    <w:rsid w:val="00A217D0"/>
    <w:rsid w:val="00A22005"/>
    <w:rsid w:val="00A73894"/>
    <w:rsid w:val="00A8428E"/>
    <w:rsid w:val="00A9521E"/>
    <w:rsid w:val="00AA7C70"/>
    <w:rsid w:val="00AC0ECF"/>
    <w:rsid w:val="00AF6A8E"/>
    <w:rsid w:val="00B16E43"/>
    <w:rsid w:val="00B17053"/>
    <w:rsid w:val="00B201BE"/>
    <w:rsid w:val="00B2764C"/>
    <w:rsid w:val="00B335AC"/>
    <w:rsid w:val="00B34A84"/>
    <w:rsid w:val="00B45994"/>
    <w:rsid w:val="00B56499"/>
    <w:rsid w:val="00B619FD"/>
    <w:rsid w:val="00B67B42"/>
    <w:rsid w:val="00B67E54"/>
    <w:rsid w:val="00B7175E"/>
    <w:rsid w:val="00B924DA"/>
    <w:rsid w:val="00BA75C0"/>
    <w:rsid w:val="00BB6D36"/>
    <w:rsid w:val="00C10ABB"/>
    <w:rsid w:val="00C1608E"/>
    <w:rsid w:val="00C33567"/>
    <w:rsid w:val="00C70FE9"/>
    <w:rsid w:val="00C925D2"/>
    <w:rsid w:val="00CF7F3B"/>
    <w:rsid w:val="00D006B3"/>
    <w:rsid w:val="00D041DB"/>
    <w:rsid w:val="00D26143"/>
    <w:rsid w:val="00D30D2F"/>
    <w:rsid w:val="00D5401A"/>
    <w:rsid w:val="00D549DE"/>
    <w:rsid w:val="00D55CAF"/>
    <w:rsid w:val="00D569D4"/>
    <w:rsid w:val="00D61C59"/>
    <w:rsid w:val="00D67BC2"/>
    <w:rsid w:val="00D71629"/>
    <w:rsid w:val="00D801B4"/>
    <w:rsid w:val="00DA23D6"/>
    <w:rsid w:val="00DA2F73"/>
    <w:rsid w:val="00DD6D30"/>
    <w:rsid w:val="00E25349"/>
    <w:rsid w:val="00E33976"/>
    <w:rsid w:val="00E34A42"/>
    <w:rsid w:val="00E46C00"/>
    <w:rsid w:val="00EA6A2C"/>
    <w:rsid w:val="00EC2313"/>
    <w:rsid w:val="00EC7079"/>
    <w:rsid w:val="00ED239E"/>
    <w:rsid w:val="00F36AB3"/>
    <w:rsid w:val="00FD1299"/>
    <w:rsid w:val="00FD7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543CA"/>
  <w15:chartTrackingRefBased/>
  <w15:docId w15:val="{A121C42B-C36C-41B5-9B1E-20E2F926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3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0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3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634D"/>
    <w:pPr>
      <w:outlineLvl w:val="9"/>
    </w:pPr>
  </w:style>
  <w:style w:type="paragraph" w:styleId="TOC1">
    <w:name w:val="toc 1"/>
    <w:basedOn w:val="Normal"/>
    <w:next w:val="Normal"/>
    <w:autoRedefine/>
    <w:uiPriority w:val="39"/>
    <w:unhideWhenUsed/>
    <w:rsid w:val="0072634D"/>
    <w:pPr>
      <w:spacing w:after="100"/>
    </w:pPr>
  </w:style>
  <w:style w:type="character" w:styleId="Hyperlink">
    <w:name w:val="Hyperlink"/>
    <w:basedOn w:val="DefaultParagraphFont"/>
    <w:uiPriority w:val="99"/>
    <w:unhideWhenUsed/>
    <w:rsid w:val="0072634D"/>
    <w:rPr>
      <w:color w:val="0563C1" w:themeColor="hyperlink"/>
      <w:u w:val="single"/>
    </w:rPr>
  </w:style>
  <w:style w:type="paragraph" w:styleId="ListParagraph">
    <w:name w:val="List Paragraph"/>
    <w:basedOn w:val="Normal"/>
    <w:uiPriority w:val="34"/>
    <w:qFormat/>
    <w:rsid w:val="006F6DE9"/>
    <w:pPr>
      <w:ind w:left="720"/>
      <w:contextualSpacing/>
    </w:pPr>
  </w:style>
  <w:style w:type="character" w:styleId="CommentReference">
    <w:name w:val="annotation reference"/>
    <w:basedOn w:val="DefaultParagraphFont"/>
    <w:uiPriority w:val="99"/>
    <w:semiHidden/>
    <w:unhideWhenUsed/>
    <w:rsid w:val="00B2764C"/>
    <w:rPr>
      <w:sz w:val="16"/>
      <w:szCs w:val="16"/>
    </w:rPr>
  </w:style>
  <w:style w:type="paragraph" w:styleId="CommentText">
    <w:name w:val="annotation text"/>
    <w:basedOn w:val="Normal"/>
    <w:link w:val="CommentTextChar"/>
    <w:uiPriority w:val="99"/>
    <w:semiHidden/>
    <w:unhideWhenUsed/>
    <w:rsid w:val="00B2764C"/>
    <w:pPr>
      <w:spacing w:line="240" w:lineRule="auto"/>
    </w:pPr>
    <w:rPr>
      <w:sz w:val="20"/>
      <w:szCs w:val="20"/>
    </w:rPr>
  </w:style>
  <w:style w:type="character" w:customStyle="1" w:styleId="CommentTextChar">
    <w:name w:val="Comment Text Char"/>
    <w:basedOn w:val="DefaultParagraphFont"/>
    <w:link w:val="CommentText"/>
    <w:uiPriority w:val="99"/>
    <w:semiHidden/>
    <w:rsid w:val="00B2764C"/>
    <w:rPr>
      <w:sz w:val="20"/>
      <w:szCs w:val="20"/>
    </w:rPr>
  </w:style>
  <w:style w:type="paragraph" w:styleId="CommentSubject">
    <w:name w:val="annotation subject"/>
    <w:basedOn w:val="CommentText"/>
    <w:next w:val="CommentText"/>
    <w:link w:val="CommentSubjectChar"/>
    <w:uiPriority w:val="99"/>
    <w:semiHidden/>
    <w:unhideWhenUsed/>
    <w:rsid w:val="00B2764C"/>
    <w:rPr>
      <w:b/>
      <w:bCs/>
    </w:rPr>
  </w:style>
  <w:style w:type="character" w:customStyle="1" w:styleId="CommentSubjectChar">
    <w:name w:val="Comment Subject Char"/>
    <w:basedOn w:val="CommentTextChar"/>
    <w:link w:val="CommentSubject"/>
    <w:uiPriority w:val="99"/>
    <w:semiHidden/>
    <w:rsid w:val="00B2764C"/>
    <w:rPr>
      <w:b/>
      <w:bCs/>
      <w:sz w:val="20"/>
      <w:szCs w:val="20"/>
    </w:rPr>
  </w:style>
  <w:style w:type="paragraph" w:styleId="Revision">
    <w:name w:val="Revision"/>
    <w:hidden/>
    <w:uiPriority w:val="99"/>
    <w:semiHidden/>
    <w:rsid w:val="00D55CAF"/>
    <w:pPr>
      <w:spacing w:after="0" w:line="240" w:lineRule="auto"/>
    </w:pPr>
  </w:style>
  <w:style w:type="character" w:styleId="UnresolvedMention">
    <w:name w:val="Unresolved Mention"/>
    <w:basedOn w:val="DefaultParagraphFont"/>
    <w:uiPriority w:val="99"/>
    <w:semiHidden/>
    <w:unhideWhenUsed/>
    <w:rsid w:val="00862F26"/>
    <w:rPr>
      <w:color w:val="605E5C"/>
      <w:shd w:val="clear" w:color="auto" w:fill="E1DFDD"/>
    </w:rPr>
  </w:style>
  <w:style w:type="character" w:styleId="FollowedHyperlink">
    <w:name w:val="FollowedHyperlink"/>
    <w:basedOn w:val="DefaultParagraphFont"/>
    <w:uiPriority w:val="99"/>
    <w:semiHidden/>
    <w:unhideWhenUsed/>
    <w:rsid w:val="00737563"/>
    <w:rPr>
      <w:color w:val="954F72" w:themeColor="followedHyperlink"/>
      <w:u w:val="single"/>
    </w:rPr>
  </w:style>
  <w:style w:type="character" w:customStyle="1" w:styleId="Heading2Char">
    <w:name w:val="Heading 2 Char"/>
    <w:basedOn w:val="DefaultParagraphFont"/>
    <w:link w:val="Heading2"/>
    <w:uiPriority w:val="9"/>
    <w:rsid w:val="007B303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632066">
      <w:bodyDiv w:val="1"/>
      <w:marLeft w:val="0"/>
      <w:marRight w:val="0"/>
      <w:marTop w:val="0"/>
      <w:marBottom w:val="0"/>
      <w:divBdr>
        <w:top w:val="none" w:sz="0" w:space="0" w:color="auto"/>
        <w:left w:val="none" w:sz="0" w:space="0" w:color="auto"/>
        <w:bottom w:val="none" w:sz="0" w:space="0" w:color="auto"/>
        <w:right w:val="none" w:sz="0" w:space="0" w:color="auto"/>
      </w:divBdr>
    </w:div>
    <w:div w:id="212835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92024-475D-4D11-BED2-75BBC5848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9477</TotalTime>
  <Pages>11</Pages>
  <Words>980</Words>
  <Characters>5587</Characters>
  <Application>Microsoft Office Word</Application>
  <DocSecurity>0</DocSecurity>
  <Lines>46</Lines>
  <Paragraphs>13</Paragraphs>
  <ScaleCrop>false</ScaleCrop>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Vazquez</dc:creator>
  <cp:keywords/>
  <dc:description/>
  <cp:lastModifiedBy>Daniel Vazquez</cp:lastModifiedBy>
  <cp:revision>165</cp:revision>
  <dcterms:created xsi:type="dcterms:W3CDTF">2022-02-17T06:32:00Z</dcterms:created>
  <dcterms:modified xsi:type="dcterms:W3CDTF">2022-09-09T19:29:00Z</dcterms:modified>
</cp:coreProperties>
</file>